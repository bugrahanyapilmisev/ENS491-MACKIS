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765B2" w14:textId="77777777" w:rsidR="00241A6F" w:rsidRPr="004F36DD" w:rsidRDefault="00E110BE">
      <w:pPr>
        <w:rPr>
          <w:rFonts w:asciiTheme="minorHAnsi" w:hAnsiTheme="minorHAnsi" w:cstheme="minorHAnsi"/>
          <w:color w:val="000000" w:themeColor="text1"/>
          <w:sz w:val="22"/>
          <w:szCs w:val="20"/>
          <w:lang w:val="tr-TR"/>
        </w:rPr>
      </w:pPr>
      <w:r w:rsidRPr="005635B8">
        <w:rPr>
          <w:rFonts w:asciiTheme="minorHAnsi" w:hAnsiTheme="minorHAnsi" w:cstheme="minorHAnsi"/>
          <w:b/>
          <w:color w:val="0070C0"/>
          <w:sz w:val="28"/>
          <w:lang w:val="tr-TR"/>
        </w:rPr>
        <w:t xml:space="preserve">                                                         </w:t>
      </w:r>
      <w:r w:rsidRPr="005635B8">
        <w:rPr>
          <w:rFonts w:asciiTheme="minorHAnsi" w:hAnsiTheme="minorHAnsi" w:cstheme="minorHAnsi"/>
          <w:b/>
          <w:sz w:val="28"/>
          <w:lang w:val="tr-TR"/>
        </w:rPr>
        <w:t>Kimyasal Dökülmelere Müdahale Talimatı</w:t>
      </w:r>
      <w:r w:rsidR="00B34447" w:rsidRPr="005635B8">
        <w:rPr>
          <w:rFonts w:asciiTheme="minorHAnsi" w:hAnsiTheme="minorHAnsi" w:cstheme="minorHAnsi"/>
          <w:b/>
          <w:sz w:val="28"/>
          <w:lang w:val="tr-TR"/>
        </w:rPr>
        <w:t xml:space="preserve">                            </w:t>
      </w:r>
    </w:p>
    <w:p w14:paraId="0A0525D3" w14:textId="77777777" w:rsidR="00241A6F" w:rsidRPr="009A1EF7" w:rsidRDefault="00241A6F">
      <w:pPr>
        <w:rPr>
          <w:rFonts w:asciiTheme="minorHAnsi" w:hAnsiTheme="minorHAnsi" w:cstheme="minorHAnsi"/>
          <w:lang w:val="tr-TR"/>
        </w:rPr>
      </w:pPr>
    </w:p>
    <w:tbl>
      <w:tblPr>
        <w:tblW w:w="1034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2030"/>
        <w:gridCol w:w="8318"/>
      </w:tblGrid>
      <w:tr w:rsidR="00241A6F" w:rsidRPr="009A1EF7" w14:paraId="5C9D2945" w14:textId="77777777" w:rsidTr="00653054">
        <w:trPr>
          <w:trHeight w:val="761"/>
        </w:trPr>
        <w:tc>
          <w:tcPr>
            <w:tcW w:w="2030" w:type="dxa"/>
          </w:tcPr>
          <w:p w14:paraId="0288C00F" w14:textId="77777777" w:rsidR="00241A6F" w:rsidRPr="009A1EF7" w:rsidRDefault="00241A6F" w:rsidP="00F62938">
            <w:pPr>
              <w:snapToGrid w:val="0"/>
              <w:rPr>
                <w:rFonts w:asciiTheme="minorHAnsi" w:hAnsiTheme="minorHAnsi" w:cstheme="minorHAnsi"/>
                <w:b/>
                <w:bCs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Amaç</w:t>
            </w:r>
          </w:p>
        </w:tc>
        <w:tc>
          <w:tcPr>
            <w:tcW w:w="8318" w:type="dxa"/>
          </w:tcPr>
          <w:p w14:paraId="533CBFF6" w14:textId="77777777" w:rsidR="00241A6F" w:rsidRPr="009A1EF7" w:rsidRDefault="002443E0" w:rsidP="00C168C6">
            <w:pPr>
              <w:snapToGrid w:val="0"/>
              <w:jc w:val="both"/>
              <w:rPr>
                <w:rFonts w:asciiTheme="minorHAnsi" w:hAnsiTheme="minorHAnsi" w:cstheme="minorHAnsi"/>
                <w:lang w:val="tr-TR" w:eastAsia="tr-TR"/>
              </w:rPr>
            </w:pPr>
            <w:r w:rsidRPr="009A1EF7">
              <w:rPr>
                <w:rFonts w:asciiTheme="minorHAnsi" w:hAnsiTheme="minorHAnsi" w:cstheme="minorHAnsi"/>
                <w:lang w:val="tr-TR" w:eastAsia="tr-TR"/>
              </w:rPr>
              <w:t>Kimyasal içerikli dökülme ve sızıntılara müdahale temel basamaklarının tanımlanması</w:t>
            </w:r>
            <w:r w:rsidR="00B20BC2" w:rsidRPr="009A1EF7">
              <w:rPr>
                <w:rFonts w:asciiTheme="minorHAnsi" w:hAnsiTheme="minorHAnsi" w:cstheme="minorHAnsi"/>
                <w:lang w:val="tr-TR" w:eastAsia="tr-TR"/>
              </w:rPr>
              <w:t xml:space="preserve"> </w:t>
            </w:r>
          </w:p>
        </w:tc>
      </w:tr>
      <w:tr w:rsidR="00241A6F" w:rsidRPr="009A1EF7" w14:paraId="00A57831" w14:textId="77777777" w:rsidTr="00653054">
        <w:trPr>
          <w:trHeight w:val="380"/>
        </w:trPr>
        <w:tc>
          <w:tcPr>
            <w:tcW w:w="2030" w:type="dxa"/>
          </w:tcPr>
          <w:p w14:paraId="144511F0" w14:textId="77777777" w:rsidR="00241A6F" w:rsidRPr="009A1EF7" w:rsidRDefault="00241A6F" w:rsidP="00F62938">
            <w:pPr>
              <w:snapToGrid w:val="0"/>
              <w:rPr>
                <w:rFonts w:asciiTheme="minorHAnsi" w:hAnsiTheme="minorHAnsi" w:cstheme="minorHAnsi"/>
                <w:b/>
                <w:bCs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Kapsam</w:t>
            </w:r>
          </w:p>
        </w:tc>
        <w:tc>
          <w:tcPr>
            <w:tcW w:w="8318" w:type="dxa"/>
          </w:tcPr>
          <w:p w14:paraId="38CDDDCF" w14:textId="77777777" w:rsidR="00241A6F" w:rsidRPr="009A1EF7" w:rsidRDefault="002443E0" w:rsidP="002443E0">
            <w:pPr>
              <w:snapToGrid w:val="0"/>
              <w:rPr>
                <w:rFonts w:asciiTheme="minorHAnsi" w:hAnsiTheme="minorHAnsi" w:cstheme="minorHAnsi"/>
                <w:lang w:val="tr-TR" w:eastAsia="tr-TR"/>
              </w:rPr>
            </w:pPr>
            <w:r w:rsidRPr="009A1EF7">
              <w:rPr>
                <w:rFonts w:asciiTheme="minorHAnsi" w:hAnsiTheme="minorHAnsi" w:cstheme="minorHAnsi"/>
                <w:lang w:val="tr-TR" w:eastAsia="tr-TR"/>
              </w:rPr>
              <w:t>Atıklar ve kimyasallardan kaynaklanan sızıntılar</w:t>
            </w:r>
          </w:p>
          <w:sdt>
            <w:sdt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id w:val="-587689141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</w:rPr>
            </w:sdtEndPr>
            <w:sdtContent>
              <w:p w14:paraId="4CC31BD3" w14:textId="77777777" w:rsidR="00AF466B" w:rsidRPr="009A1EF7" w:rsidRDefault="00AF466B">
                <w:pPr>
                  <w:pStyle w:val="TOCHeading"/>
                </w:pPr>
                <w:r w:rsidRPr="009A1EF7">
                  <w:t>İçindekiler</w:t>
                </w:r>
              </w:p>
              <w:p w14:paraId="740F4E62" w14:textId="77777777" w:rsidR="009A1EF7" w:rsidRDefault="00AF466B">
                <w:pPr>
                  <w:pStyle w:val="TOC1"/>
                  <w:tabs>
                    <w:tab w:val="left" w:pos="48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r w:rsidRPr="009A1EF7">
                  <w:rPr>
                    <w:b/>
                    <w:bCs/>
                    <w:lang w:val="tr-TR"/>
                  </w:rPr>
                  <w:fldChar w:fldCharType="begin"/>
                </w:r>
                <w:r w:rsidRPr="009A1EF7">
                  <w:rPr>
                    <w:b/>
                    <w:bCs/>
                    <w:lang w:val="tr-TR"/>
                  </w:rPr>
                  <w:instrText xml:space="preserve"> TOC \o "1-3" \h \z \u </w:instrText>
                </w:r>
                <w:r w:rsidRPr="009A1EF7">
                  <w:rPr>
                    <w:b/>
                    <w:bCs/>
                    <w:lang w:val="tr-TR"/>
                  </w:rPr>
                  <w:fldChar w:fldCharType="separate"/>
                </w:r>
                <w:hyperlink w:anchor="_Toc34822812" w:history="1">
                  <w:r w:rsidR="009A1EF7" w:rsidRPr="00BC03D8">
                    <w:rPr>
                      <w:rStyle w:val="Hyperlink"/>
                      <w:noProof/>
                    </w:rPr>
                    <w:t>1.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Döküntü/sızıntı durumunda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_Toc34822812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4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3EF28D" w14:textId="77777777" w:rsidR="009A1EF7" w:rsidRDefault="00275141">
                <w:pPr>
                  <w:pStyle w:val="TOC2"/>
                  <w:tabs>
                    <w:tab w:val="left" w:pos="88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13" w:history="1"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1.1.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Tahliye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_Toc34822813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4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BEBC2E5" w14:textId="77777777" w:rsidR="009A1EF7" w:rsidRDefault="00275141">
                <w:pPr>
                  <w:pStyle w:val="TOC2"/>
                  <w:tabs>
                    <w:tab w:val="left" w:pos="88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14" w:history="1"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1.2.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İletişim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_Toc34822814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4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EA0A376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15" w:history="1">
                  <w:r w:rsidR="009A1EF7" w:rsidRPr="00BC03D8">
                    <w:rPr>
                      <w:rStyle w:val="Hyperlink"/>
                      <w:noProof/>
                    </w:rPr>
                    <w:t>1.2.1.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Dökülme olduğu sırada yapılan işten sorumlu kişi/Porter Ekip Başı’nın arayacağı kişiler: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_Toc34822815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4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AB984B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16" w:history="1">
                  <w:r w:rsidR="009A1EF7" w:rsidRPr="00BC03D8">
                    <w:rPr>
                      <w:rStyle w:val="Hyperlink"/>
                      <w:noProof/>
                    </w:rPr>
                    <w:t>1.2.2.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5555 Güvenlik Kontrol Merkezinin arayacağı kişiler: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_Toc34822816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4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FE5874" w14:textId="77777777" w:rsidR="009A1EF7" w:rsidRDefault="00275141">
                <w:pPr>
                  <w:pStyle w:val="TOC2"/>
                  <w:tabs>
                    <w:tab w:val="left" w:pos="88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17" w:history="1"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1.3.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Döküntüye Müdahale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_Toc34822817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5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942080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18" w:history="1">
                  <w:r w:rsidR="009A1EF7" w:rsidRPr="00BC03D8">
                    <w:rPr>
                      <w:rStyle w:val="Hyperlink"/>
                      <w:noProof/>
                    </w:rPr>
                    <w:t>1.3.1.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Genel - Olay Yerinde Rehberlik Eden Bölüm Sorumlusunun sorumlulukları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_Toc34822818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5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AF977C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19" w:history="1">
                  <w:r w:rsidR="009A1EF7" w:rsidRPr="00BC03D8">
                    <w:rPr>
                      <w:rStyle w:val="Hyperlink"/>
                      <w:noProof/>
                    </w:rPr>
                    <w:t>1.3.2.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Diğer Acil Durumlar: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_Toc34822819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6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532061" w14:textId="77777777" w:rsidR="009A1EF7" w:rsidRDefault="00275141">
                <w:pPr>
                  <w:pStyle w:val="TOC2"/>
                  <w:tabs>
                    <w:tab w:val="left" w:pos="88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20" w:history="1"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1.4.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Diğer Hususlar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_Toc34822820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6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0DE2C9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21" w:history="1">
                  <w:r w:rsidR="009A1EF7" w:rsidRPr="00BC03D8">
                    <w:rPr>
                      <w:rStyle w:val="Hyperlink"/>
                      <w:noProof/>
                    </w:rPr>
                    <w:t>1.4.1.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Genel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_Toc34822821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6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C1FFAD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22" w:history="1">
                  <w:r w:rsidR="009A1EF7" w:rsidRPr="00BC03D8">
                    <w:rPr>
                      <w:rStyle w:val="Hyperlink"/>
                      <w:noProof/>
                    </w:rPr>
                    <w:t>1.4.2.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MDBF’de binasında meydana gelen dökülmeler: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_Toc34822822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6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7A74B5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23" w:history="1">
                  <w:r w:rsidR="009A1EF7" w:rsidRPr="00BC03D8">
                    <w:rPr>
                      <w:rStyle w:val="Hyperlink"/>
                      <w:noProof/>
                    </w:rPr>
                    <w:t>1.4.3.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Porter ekibinin kimyasal ve atık taşıması sırasında meydana gelen kazalar: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_Toc34822823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6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DBE399" w14:textId="77777777" w:rsidR="009A1EF7" w:rsidRDefault="00275141">
                <w:pPr>
                  <w:pStyle w:val="TOC3"/>
                  <w:tabs>
                    <w:tab w:val="left" w:pos="132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24" w:history="1">
                  <w:r w:rsidR="009A1EF7" w:rsidRPr="00BC03D8">
                    <w:rPr>
                      <w:rStyle w:val="Hyperlink"/>
                      <w:noProof/>
                    </w:rPr>
                    <w:t>1.4.4.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</w:rPr>
                    <w:t>Haberleşme Merkezine kargo aracılığı ile gelen kimyasallardan kaynaklı sızıntılar: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_Toc34822824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6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6B745FD" w14:textId="77777777" w:rsidR="009A1EF7" w:rsidRDefault="00275141">
                <w:pPr>
                  <w:pStyle w:val="TOC2"/>
                  <w:tabs>
                    <w:tab w:val="left" w:pos="880"/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  <w:lang w:val="tr-TR" w:eastAsia="tr-TR"/>
                  </w:rPr>
                </w:pPr>
                <w:hyperlink w:anchor="_Toc34822825" w:history="1"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1.5.</w:t>
                  </w:r>
                  <w:r w:rsidR="009A1EF7">
                    <w:rPr>
                      <w:rFonts w:asciiTheme="minorHAnsi" w:eastAsiaTheme="minorEastAsia" w:hAnsiTheme="minorHAnsi" w:cstheme="minorBidi"/>
                      <w:noProof/>
                      <w:sz w:val="22"/>
                      <w:szCs w:val="22"/>
                      <w:lang w:val="tr-TR" w:eastAsia="tr-TR"/>
                    </w:rPr>
                    <w:tab/>
                  </w:r>
                  <w:r w:rsidR="009A1EF7" w:rsidRPr="00BC03D8">
                    <w:rPr>
                      <w:rStyle w:val="Hyperlink"/>
                      <w:noProof/>
                      <w:lang w:val="tr-TR"/>
                    </w:rPr>
                    <w:t>Olay Sonrası</w:t>
                  </w:r>
                  <w:r w:rsidR="009A1EF7">
                    <w:rPr>
                      <w:noProof/>
                      <w:webHidden/>
                    </w:rPr>
                    <w:tab/>
                  </w:r>
                  <w:r w:rsidR="009A1EF7">
                    <w:rPr>
                      <w:noProof/>
                      <w:webHidden/>
                    </w:rPr>
                    <w:fldChar w:fldCharType="begin"/>
                  </w:r>
                  <w:r w:rsidR="009A1EF7">
                    <w:rPr>
                      <w:noProof/>
                      <w:webHidden/>
                    </w:rPr>
                    <w:instrText xml:space="preserve"> PAGEREF _Toc34822825 \h </w:instrText>
                  </w:r>
                  <w:r w:rsidR="009A1EF7">
                    <w:rPr>
                      <w:noProof/>
                      <w:webHidden/>
                    </w:rPr>
                  </w:r>
                  <w:r w:rsidR="009A1EF7">
                    <w:rPr>
                      <w:noProof/>
                      <w:webHidden/>
                    </w:rPr>
                    <w:fldChar w:fldCharType="separate"/>
                  </w:r>
                  <w:r w:rsidR="009A1EF7">
                    <w:rPr>
                      <w:noProof/>
                      <w:webHidden/>
                    </w:rPr>
                    <w:t>6</w:t>
                  </w:r>
                  <w:r w:rsidR="009A1EF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04D9D8" w14:textId="77777777" w:rsidR="00AF466B" w:rsidRPr="009A1EF7" w:rsidRDefault="00AF466B">
                <w:pPr>
                  <w:rPr>
                    <w:lang w:val="tr-TR"/>
                  </w:rPr>
                </w:pPr>
                <w:r w:rsidRPr="009A1EF7">
                  <w:rPr>
                    <w:b/>
                    <w:bCs/>
                    <w:lang w:val="tr-TR"/>
                  </w:rPr>
                  <w:fldChar w:fldCharType="end"/>
                </w:r>
              </w:p>
            </w:sdtContent>
          </w:sdt>
          <w:p w14:paraId="652612A0" w14:textId="77777777" w:rsidR="00AF466B" w:rsidRPr="009A1EF7" w:rsidRDefault="00AF466B" w:rsidP="002443E0">
            <w:pPr>
              <w:snapToGrid w:val="0"/>
              <w:rPr>
                <w:rFonts w:asciiTheme="minorHAnsi" w:hAnsiTheme="minorHAnsi" w:cstheme="minorHAnsi"/>
                <w:lang w:val="tr-TR" w:eastAsia="tr-TR"/>
              </w:rPr>
            </w:pPr>
          </w:p>
        </w:tc>
      </w:tr>
      <w:tr w:rsidR="00571BF5" w:rsidRPr="009A1EF7" w14:paraId="044A5C55" w14:textId="77777777" w:rsidTr="00653054">
        <w:trPr>
          <w:trHeight w:val="400"/>
        </w:trPr>
        <w:tc>
          <w:tcPr>
            <w:tcW w:w="2030" w:type="dxa"/>
          </w:tcPr>
          <w:p w14:paraId="6700B123" w14:textId="77777777" w:rsidR="00571BF5" w:rsidRPr="009A1EF7" w:rsidRDefault="00571BF5" w:rsidP="00F62938">
            <w:pPr>
              <w:snapToGrid w:val="0"/>
              <w:rPr>
                <w:rFonts w:asciiTheme="minorHAnsi" w:hAnsiTheme="minorHAnsi" w:cstheme="minorHAnsi"/>
                <w:b/>
                <w:bCs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Sorumlular</w:t>
            </w:r>
          </w:p>
        </w:tc>
        <w:tc>
          <w:tcPr>
            <w:tcW w:w="8318" w:type="dxa"/>
          </w:tcPr>
          <w:p w14:paraId="2098748B" w14:textId="77777777" w:rsidR="00653054" w:rsidRPr="009A1EF7" w:rsidRDefault="00653054" w:rsidP="003A2626">
            <w:pPr>
              <w:snapToGrid w:val="0"/>
              <w:spacing w:line="360" w:lineRule="auto"/>
              <w:rPr>
                <w:rFonts w:asciiTheme="minorHAnsi" w:hAnsiTheme="minorHAnsi" w:cstheme="minorHAnsi"/>
                <w:b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lang w:val="tr-TR"/>
              </w:rPr>
              <w:t xml:space="preserve">Genel sorumluluklar: </w:t>
            </w:r>
          </w:p>
          <w:p w14:paraId="13BBBBDC" w14:textId="77777777" w:rsidR="000E1224" w:rsidRPr="009A1EF7" w:rsidRDefault="000E1224" w:rsidP="003A2626">
            <w:pPr>
              <w:pStyle w:val="ListParagraph"/>
              <w:numPr>
                <w:ilvl w:val="0"/>
                <w:numId w:val="24"/>
              </w:numPr>
              <w:snapToGrid w:val="0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Kimyasal Acil Durumlara hazırlık ve müdahalede SAO, MDBF ve Hizmetler sorumluları ile İş Güvenliği Uzmanları işbirliği içinde çalışır. </w:t>
            </w:r>
          </w:p>
          <w:p w14:paraId="2422A5B7" w14:textId="77777777" w:rsidR="00653054" w:rsidRPr="009A1EF7" w:rsidRDefault="00653054" w:rsidP="003A2626">
            <w:pPr>
              <w:pStyle w:val="ListParagraph"/>
              <w:numPr>
                <w:ilvl w:val="0"/>
                <w:numId w:val="24"/>
              </w:numPr>
              <w:snapToGrid w:val="0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B</w:t>
            </w:r>
            <w:r w:rsidR="00190F07">
              <w:rPr>
                <w:rFonts w:asciiTheme="minorHAnsi" w:hAnsiTheme="minorHAnsi" w:cstheme="minorHAnsi"/>
              </w:rPr>
              <w:t>irim Müdürleri</w:t>
            </w:r>
            <w:r w:rsidRPr="009A1EF7">
              <w:rPr>
                <w:rFonts w:asciiTheme="minorHAnsi" w:hAnsiTheme="minorHAnsi" w:cstheme="minorHAnsi"/>
              </w:rPr>
              <w:t>/sorumluları/Lab Sorumluları kendi alanlarından/ kendi malzemelerinden kaynaklanan döküntünün bu talimata uygun olarak kontrol altına alınması</w:t>
            </w:r>
            <w:r w:rsidR="000E1224" w:rsidRPr="009A1EF7">
              <w:rPr>
                <w:rFonts w:asciiTheme="minorHAnsi" w:hAnsiTheme="minorHAnsi" w:cstheme="minorHAnsi"/>
              </w:rPr>
              <w:t>/temizlenmesi</w:t>
            </w:r>
            <w:r w:rsidRPr="009A1EF7">
              <w:rPr>
                <w:rFonts w:asciiTheme="minorHAnsi" w:hAnsiTheme="minorHAnsi" w:cstheme="minorHAnsi"/>
              </w:rPr>
              <w:t xml:space="preserve"> sürecine liderlik ederler. </w:t>
            </w:r>
          </w:p>
          <w:p w14:paraId="603C1932" w14:textId="77777777" w:rsidR="00653054" w:rsidRPr="009A1EF7" w:rsidRDefault="00653054" w:rsidP="003A2626">
            <w:pPr>
              <w:pStyle w:val="ListParagraph"/>
              <w:numPr>
                <w:ilvl w:val="0"/>
                <w:numId w:val="24"/>
              </w:numPr>
              <w:snapToGrid w:val="0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Büyük çaplı dökülmelerde MDBF Akademisyenlerine/ Lab Safety Komitesine danışılarak Acil Durum Yönetilir.</w:t>
            </w:r>
          </w:p>
          <w:p w14:paraId="7C9F8A72" w14:textId="77777777" w:rsidR="00653054" w:rsidRPr="009A1EF7" w:rsidRDefault="00653054" w:rsidP="003A2626">
            <w:pPr>
              <w:pStyle w:val="ListParagraph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</w:p>
          <w:p w14:paraId="0F8F3E37" w14:textId="77777777" w:rsidR="00C32FCD" w:rsidRPr="009A1EF7" w:rsidRDefault="00C32FCD" w:rsidP="003A2626">
            <w:pPr>
              <w:snapToGrid w:val="0"/>
              <w:spacing w:line="360" w:lineRule="auto"/>
              <w:rPr>
                <w:rFonts w:asciiTheme="minorHAnsi" w:hAnsiTheme="minorHAnsi" w:cstheme="minorHAnsi"/>
                <w:b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lang w:val="tr-TR"/>
              </w:rPr>
              <w:lastRenderedPageBreak/>
              <w:t xml:space="preserve">Bölüm / Lab Sorumlularının sorumlulukları: </w:t>
            </w:r>
          </w:p>
          <w:p w14:paraId="05526EC5" w14:textId="77777777" w:rsidR="000E1224" w:rsidRPr="009A1EF7" w:rsidRDefault="000E1224" w:rsidP="003A2626">
            <w:pPr>
              <w:pStyle w:val="BodyText"/>
              <w:numPr>
                <w:ilvl w:val="0"/>
                <w:numId w:val="23"/>
              </w:numPr>
              <w:snapToGrid w:val="0"/>
              <w:spacing w:after="0" w:line="360" w:lineRule="auto"/>
              <w:ind w:right="209"/>
              <w:jc w:val="both"/>
              <w:rPr>
                <w:rFonts w:asciiTheme="minorHAnsi" w:hAnsiTheme="minorHAnsi" w:cstheme="minorHAnsi"/>
                <w:b/>
                <w:lang w:val="tr-TR" w:eastAsia="tr-TR"/>
              </w:rPr>
            </w:pPr>
            <w:r w:rsidRPr="009A1EF7">
              <w:rPr>
                <w:rFonts w:asciiTheme="minorHAnsi" w:hAnsiTheme="minorHAnsi" w:cstheme="minorHAnsi"/>
                <w:b/>
                <w:lang w:val="tr-TR"/>
              </w:rPr>
              <w:t xml:space="preserve">Kimyasal acil durumlara hazırlıklı olunması için; </w:t>
            </w:r>
          </w:p>
          <w:p w14:paraId="4670242D" w14:textId="77777777" w:rsidR="000E1224" w:rsidRPr="009A1EF7" w:rsidRDefault="00C32FCD" w:rsidP="003A2626">
            <w:pPr>
              <w:pStyle w:val="BodyText"/>
              <w:numPr>
                <w:ilvl w:val="0"/>
                <w:numId w:val="25"/>
              </w:numPr>
              <w:snapToGrid w:val="0"/>
              <w:spacing w:after="0" w:line="360" w:lineRule="auto"/>
              <w:ind w:right="209"/>
              <w:jc w:val="both"/>
              <w:rPr>
                <w:rFonts w:asciiTheme="minorHAnsi" w:hAnsiTheme="minorHAnsi" w:cstheme="minorHAnsi"/>
                <w:lang w:val="tr-TR" w:eastAsia="tr-TR"/>
              </w:rPr>
            </w:pPr>
            <w:r w:rsidRPr="009A1EF7">
              <w:rPr>
                <w:rFonts w:asciiTheme="minorHAnsi" w:hAnsiTheme="minorHAnsi" w:cstheme="minorHAnsi"/>
                <w:lang w:val="tr-TR" w:eastAsia="tr-TR"/>
              </w:rPr>
              <w:t xml:space="preserve">Bölümlerinde kimyasal madde dökülmelerine müdahale edecek personelin belirlenmesinden, </w:t>
            </w:r>
          </w:p>
          <w:p w14:paraId="5728BD6B" w14:textId="77777777" w:rsidR="000E1224" w:rsidRPr="009A1EF7" w:rsidRDefault="00180D9B" w:rsidP="003A2626">
            <w:pPr>
              <w:pStyle w:val="BodyText"/>
              <w:numPr>
                <w:ilvl w:val="0"/>
                <w:numId w:val="25"/>
              </w:numPr>
              <w:snapToGrid w:val="0"/>
              <w:spacing w:after="0" w:line="360" w:lineRule="auto"/>
              <w:ind w:right="209"/>
              <w:jc w:val="both"/>
              <w:rPr>
                <w:rFonts w:asciiTheme="minorHAnsi" w:hAnsiTheme="minorHAnsi" w:cstheme="minorHAnsi"/>
                <w:lang w:val="tr-TR" w:eastAsia="tr-TR"/>
              </w:rPr>
            </w:pPr>
            <w:r>
              <w:rPr>
                <w:rFonts w:asciiTheme="minorHAnsi" w:hAnsiTheme="minorHAnsi" w:cstheme="minorHAnsi"/>
                <w:lang w:val="tr-TR" w:eastAsia="tr-TR"/>
              </w:rPr>
              <w:t>E</w:t>
            </w:r>
            <w:r w:rsidR="00C32FCD" w:rsidRPr="009A1EF7">
              <w:rPr>
                <w:rFonts w:asciiTheme="minorHAnsi" w:hAnsiTheme="minorHAnsi" w:cstheme="minorHAnsi"/>
                <w:lang w:val="tr-TR" w:eastAsia="tr-TR"/>
              </w:rPr>
              <w:t xml:space="preserve">ğitimlere katılmalarını sağlamaktan veya </w:t>
            </w:r>
            <w:r w:rsidR="00653054" w:rsidRPr="009A1EF7">
              <w:rPr>
                <w:rFonts w:asciiTheme="minorHAnsi" w:hAnsiTheme="minorHAnsi" w:cstheme="minorHAnsi"/>
                <w:lang w:val="tr-TR" w:eastAsia="tr-TR"/>
              </w:rPr>
              <w:t>bu talimatta/eğitim/ tatbikatlarda belirtilen hususların uygun bir dille çalışanlarına/alt işveren personeline aktarılmasından</w:t>
            </w:r>
            <w:r w:rsidR="000E1224" w:rsidRPr="009A1EF7">
              <w:rPr>
                <w:rFonts w:asciiTheme="minorHAnsi" w:hAnsiTheme="minorHAnsi" w:cstheme="minorHAnsi"/>
                <w:lang w:val="tr-TR" w:eastAsia="tr-TR"/>
              </w:rPr>
              <w:t>,</w:t>
            </w:r>
          </w:p>
          <w:p w14:paraId="50F7A15D" w14:textId="77777777" w:rsidR="00407FC1" w:rsidRPr="00DC13FE" w:rsidRDefault="000E1224" w:rsidP="003A2626">
            <w:pPr>
              <w:pStyle w:val="BodyText"/>
              <w:numPr>
                <w:ilvl w:val="0"/>
                <w:numId w:val="25"/>
              </w:numPr>
              <w:snapToGrid w:val="0"/>
              <w:spacing w:after="0" w:line="360" w:lineRule="auto"/>
              <w:ind w:right="209"/>
              <w:jc w:val="both"/>
              <w:rPr>
                <w:rFonts w:asciiTheme="minorHAnsi" w:hAnsiTheme="minorHAnsi" w:cstheme="minorHAnsi"/>
                <w:lang w:val="tr-TR" w:eastAsia="tr-TR"/>
              </w:rPr>
            </w:pPr>
            <w:r w:rsidRPr="009A1EF7">
              <w:rPr>
                <w:rFonts w:asciiTheme="minorHAnsi" w:hAnsiTheme="minorHAnsi" w:cstheme="minorHAnsi"/>
                <w:lang w:val="tr-TR" w:eastAsia="tr-TR"/>
              </w:rPr>
              <w:t xml:space="preserve">Bölümlerine ait alanlarda </w:t>
            </w:r>
            <w:r w:rsidR="00407FC1" w:rsidRPr="009A1EF7">
              <w:rPr>
                <w:rFonts w:asciiTheme="minorHAnsi" w:hAnsiTheme="minorHAnsi" w:cstheme="minorHAnsi"/>
                <w:lang w:val="tr-TR" w:eastAsia="tr-TR"/>
              </w:rPr>
              <w:t xml:space="preserve">( lab., atölye, depo, taşıma araçları) döküntülere müdahale ve alan sınırlandırmadan kullanılacak </w:t>
            </w:r>
            <w:r w:rsidRPr="009A1EF7">
              <w:rPr>
                <w:rFonts w:asciiTheme="minorHAnsi" w:hAnsiTheme="minorHAnsi" w:cstheme="minorHAnsi"/>
                <w:lang w:val="tr-TR" w:eastAsia="tr-TR"/>
              </w:rPr>
              <w:t>döküntü kitlerinin</w:t>
            </w:r>
            <w:r w:rsidR="00407FC1" w:rsidRPr="009A1EF7">
              <w:rPr>
                <w:rFonts w:asciiTheme="minorHAnsi" w:hAnsiTheme="minorHAnsi" w:cstheme="minorHAnsi"/>
                <w:vertAlign w:val="superscript"/>
                <w:lang w:val="tr-TR" w:eastAsia="tr-TR"/>
              </w:rPr>
              <w:t>(a)</w:t>
            </w:r>
            <w:r w:rsidRPr="009A1EF7">
              <w:rPr>
                <w:rFonts w:asciiTheme="minorHAnsi" w:hAnsiTheme="minorHAnsi" w:cstheme="minorHAnsi"/>
                <w:lang w:val="tr-TR" w:eastAsia="tr-TR"/>
              </w:rPr>
              <w:t xml:space="preserve"> ve 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 xml:space="preserve">yağmur </w:t>
            </w:r>
            <w:r w:rsidR="00180D9B" w:rsidRPr="00DC13FE">
              <w:rPr>
                <w:rFonts w:asciiTheme="minorHAnsi" w:hAnsiTheme="minorHAnsi" w:cstheme="minorHAnsi"/>
                <w:lang w:val="tr-TR" w:eastAsia="tr-TR"/>
              </w:rPr>
              <w:t>suyu kanalı / gideri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 xml:space="preserve"> izolasyon malzemeleri</w:t>
            </w:r>
            <w:r w:rsidR="00407FC1" w:rsidRPr="00DC13FE">
              <w:rPr>
                <w:rFonts w:asciiTheme="minorHAnsi" w:hAnsiTheme="minorHAnsi" w:cstheme="minorHAnsi"/>
                <w:lang w:val="tr-TR" w:eastAsia="tr-TR"/>
              </w:rPr>
              <w:t>nin</w:t>
            </w:r>
            <w:r w:rsidR="00407FC1" w:rsidRPr="00DC13FE">
              <w:rPr>
                <w:rFonts w:asciiTheme="minorHAnsi" w:hAnsiTheme="minorHAnsi" w:cstheme="minorHAnsi"/>
                <w:vertAlign w:val="superscript"/>
                <w:lang w:val="tr-TR" w:eastAsia="tr-TR"/>
              </w:rPr>
              <w:t>(b)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>, KKD’ler</w:t>
            </w:r>
            <w:r w:rsidR="00407FC1" w:rsidRPr="00DC13FE">
              <w:rPr>
                <w:rFonts w:asciiTheme="minorHAnsi" w:hAnsiTheme="minorHAnsi" w:cstheme="minorHAnsi"/>
                <w:lang w:val="tr-TR" w:eastAsia="tr-TR"/>
              </w:rPr>
              <w:t>in (gaz maskeleri filtreleri takılmış olarak poşet içinde)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 xml:space="preserve">, kırmızı – beyaz şerit/ </w:t>
            </w:r>
            <w:r w:rsidR="00407FC1" w:rsidRPr="00DC13FE">
              <w:rPr>
                <w:rFonts w:asciiTheme="minorHAnsi" w:hAnsiTheme="minorHAnsi" w:cstheme="minorHAnsi"/>
                <w:lang w:val="tr-TR" w:eastAsia="tr-TR"/>
              </w:rPr>
              <w:t xml:space="preserve">renkli 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>koni</w:t>
            </w:r>
            <w:r w:rsidR="00407FC1" w:rsidRPr="00DC13FE">
              <w:rPr>
                <w:rFonts w:asciiTheme="minorHAnsi" w:hAnsiTheme="minorHAnsi" w:cstheme="minorHAnsi"/>
                <w:lang w:val="tr-TR" w:eastAsia="tr-TR"/>
              </w:rPr>
              <w:t>, tehlikeli atık poşetinin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 xml:space="preserve"> her zaman hazır ve eksiksiz bulunmasından, </w:t>
            </w:r>
          </w:p>
          <w:p w14:paraId="46F6516A" w14:textId="77777777" w:rsidR="00571BF5" w:rsidRPr="00DC13FE" w:rsidRDefault="00407FC1" w:rsidP="003A2626">
            <w:pPr>
              <w:pStyle w:val="BodyText"/>
              <w:numPr>
                <w:ilvl w:val="0"/>
                <w:numId w:val="26"/>
              </w:numPr>
              <w:snapToGrid w:val="0"/>
              <w:spacing w:after="0" w:line="360" w:lineRule="auto"/>
              <w:ind w:right="209"/>
              <w:jc w:val="both"/>
              <w:rPr>
                <w:rFonts w:asciiTheme="minorHAnsi" w:hAnsiTheme="minorHAnsi" w:cstheme="minorHAnsi"/>
                <w:lang w:val="tr-TR" w:eastAsia="tr-TR"/>
              </w:rPr>
            </w:pPr>
            <w:r w:rsidRPr="00DC13FE">
              <w:rPr>
                <w:rFonts w:asciiTheme="minorHAnsi" w:hAnsiTheme="minorHAnsi" w:cstheme="minorHAnsi"/>
                <w:lang w:val="tr-TR" w:eastAsia="tr-TR"/>
              </w:rPr>
              <w:t>Çevre Danışmanı/İSG Uzmanı</w:t>
            </w:r>
            <w:r w:rsidR="00180D9B" w:rsidRPr="00DC13FE">
              <w:rPr>
                <w:rFonts w:asciiTheme="minorHAnsi" w:hAnsiTheme="minorHAnsi" w:cstheme="minorHAnsi"/>
                <w:lang w:val="tr-TR" w:eastAsia="tr-TR"/>
              </w:rPr>
              <w:t>’ na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 xml:space="preserve"> danışınız: Y</w:t>
            </w:r>
            <w:r w:rsidR="000E1224" w:rsidRPr="00DC13FE">
              <w:rPr>
                <w:rFonts w:asciiTheme="minorHAnsi" w:hAnsiTheme="minorHAnsi" w:cstheme="minorHAnsi"/>
                <w:lang w:val="tr-TR" w:eastAsia="tr-TR"/>
              </w:rPr>
              <w:t xml:space="preserve">ağ için ayrı, </w:t>
            </w:r>
            <w:r w:rsidRPr="00DC13FE">
              <w:rPr>
                <w:rFonts w:asciiTheme="minorHAnsi" w:hAnsiTheme="minorHAnsi" w:cstheme="minorHAnsi"/>
                <w:lang w:val="tr-TR" w:eastAsia="tr-TR"/>
              </w:rPr>
              <w:t xml:space="preserve">korozif/reaktif </w:t>
            </w:r>
            <w:r w:rsidR="000E1224" w:rsidRPr="00DC13FE">
              <w:rPr>
                <w:rFonts w:asciiTheme="minorHAnsi" w:hAnsiTheme="minorHAnsi" w:cstheme="minorHAnsi"/>
                <w:lang w:val="tr-TR" w:eastAsia="tr-TR"/>
              </w:rPr>
              <w:t xml:space="preserve">kimyasallar için ayrı döküntü kitleri vardır) </w:t>
            </w:r>
            <w:r w:rsidR="00653054" w:rsidRPr="00DC13FE">
              <w:rPr>
                <w:rFonts w:asciiTheme="minorHAnsi" w:hAnsiTheme="minorHAnsi" w:cstheme="minorHAnsi"/>
                <w:lang w:val="tr-TR" w:eastAsia="tr-TR"/>
              </w:rPr>
              <w:t xml:space="preserve"> </w:t>
            </w:r>
          </w:p>
          <w:p w14:paraId="729E272C" w14:textId="77777777" w:rsidR="00407FC1" w:rsidRDefault="00407FC1" w:rsidP="003A2626">
            <w:pPr>
              <w:pStyle w:val="BodyText"/>
              <w:numPr>
                <w:ilvl w:val="0"/>
                <w:numId w:val="26"/>
              </w:numPr>
              <w:snapToGrid w:val="0"/>
              <w:spacing w:after="0" w:line="360" w:lineRule="auto"/>
              <w:ind w:right="209"/>
              <w:jc w:val="both"/>
              <w:rPr>
                <w:rFonts w:asciiTheme="minorHAnsi" w:hAnsiTheme="minorHAnsi" w:cstheme="minorHAnsi"/>
                <w:lang w:val="tr-TR" w:eastAsia="tr-TR"/>
              </w:rPr>
            </w:pPr>
            <w:r w:rsidRPr="00DC13FE">
              <w:rPr>
                <w:rFonts w:asciiTheme="minorHAnsi" w:hAnsiTheme="minorHAnsi" w:cstheme="minorHAnsi"/>
                <w:lang w:val="tr-TR" w:eastAsia="tr-TR"/>
              </w:rPr>
              <w:t>Porter atık taşıma aracında</w:t>
            </w:r>
            <w:r w:rsidR="00180D9B" w:rsidRPr="00DC13FE">
              <w:rPr>
                <w:rFonts w:asciiTheme="minorHAnsi" w:hAnsiTheme="minorHAnsi" w:cstheme="minorHAnsi"/>
                <w:lang w:val="tr-TR" w:eastAsia="tr-TR"/>
              </w:rPr>
              <w:t xml:space="preserve"> bulunan kalın plastik örtüler kullanılacak,</w:t>
            </w:r>
            <w:r w:rsidRPr="009A1EF7">
              <w:rPr>
                <w:rFonts w:asciiTheme="minorHAnsi" w:hAnsiTheme="minorHAnsi" w:cstheme="minorHAnsi"/>
                <w:lang w:val="tr-TR" w:eastAsia="tr-TR"/>
              </w:rPr>
              <w:t xml:space="preserve"> yağmur suyu ızgara/mazgallara </w:t>
            </w:r>
            <w:r w:rsidR="003F6C50">
              <w:rPr>
                <w:rFonts w:asciiTheme="minorHAnsi" w:hAnsiTheme="minorHAnsi" w:cstheme="minorHAnsi"/>
                <w:lang w:val="tr-TR" w:eastAsia="tr-TR"/>
              </w:rPr>
              <w:t xml:space="preserve">akması önlenecektir. </w:t>
            </w:r>
          </w:p>
          <w:p w14:paraId="3851B0C1" w14:textId="77777777" w:rsidR="00C9794D" w:rsidRPr="009A1EF7" w:rsidRDefault="00C9794D" w:rsidP="003A2626">
            <w:pPr>
              <w:pStyle w:val="BodyText"/>
              <w:snapToGrid w:val="0"/>
              <w:spacing w:after="0" w:line="360" w:lineRule="auto"/>
              <w:ind w:left="1222" w:right="209"/>
              <w:jc w:val="both"/>
              <w:rPr>
                <w:rFonts w:asciiTheme="minorHAnsi" w:hAnsiTheme="minorHAnsi" w:cstheme="minorHAnsi"/>
                <w:lang w:val="tr-TR" w:eastAsia="tr-TR"/>
              </w:rPr>
            </w:pPr>
          </w:p>
          <w:p w14:paraId="30F6BA00" w14:textId="77777777" w:rsidR="008A321A" w:rsidRPr="009A1EF7" w:rsidRDefault="000E1224" w:rsidP="003A2626">
            <w:pPr>
              <w:pStyle w:val="BodyText"/>
              <w:numPr>
                <w:ilvl w:val="0"/>
                <w:numId w:val="23"/>
              </w:numPr>
              <w:snapToGrid w:val="0"/>
              <w:spacing w:after="0" w:line="360" w:lineRule="auto"/>
              <w:jc w:val="both"/>
              <w:rPr>
                <w:rFonts w:asciiTheme="minorHAnsi" w:hAnsiTheme="minorHAnsi" w:cstheme="minorHAnsi"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lang w:val="tr-TR" w:eastAsia="tr-TR"/>
              </w:rPr>
              <w:t>Dökülme meydana geldikten sonra</w:t>
            </w:r>
            <w:r w:rsidRPr="009A1EF7">
              <w:rPr>
                <w:rFonts w:asciiTheme="minorHAnsi" w:hAnsiTheme="minorHAnsi" w:cstheme="minorHAnsi"/>
                <w:lang w:val="tr-TR" w:eastAsia="tr-TR"/>
              </w:rPr>
              <w:t xml:space="preserve"> olay araştırması yapılması için Çevre Danışmanı’na</w:t>
            </w:r>
            <w:r w:rsidR="00786E47" w:rsidRPr="009A1EF7">
              <w:rPr>
                <w:rFonts w:asciiTheme="minorHAnsi" w:hAnsiTheme="minorHAnsi" w:cstheme="minorHAnsi"/>
                <w:lang w:val="tr-TR" w:eastAsia="tr-TR"/>
              </w:rPr>
              <w:t>/İSG Uzmanı’na</w:t>
            </w:r>
            <w:r w:rsidRPr="009A1EF7">
              <w:rPr>
                <w:rFonts w:asciiTheme="minorHAnsi" w:hAnsiTheme="minorHAnsi" w:cstheme="minorHAnsi"/>
                <w:lang w:val="tr-TR" w:eastAsia="tr-TR"/>
              </w:rPr>
              <w:t xml:space="preserve"> bilgi ve</w:t>
            </w:r>
            <w:r w:rsidR="00786E47" w:rsidRPr="009A1EF7">
              <w:rPr>
                <w:rFonts w:asciiTheme="minorHAnsi" w:hAnsiTheme="minorHAnsi" w:cstheme="minorHAnsi"/>
                <w:lang w:val="tr-TR" w:eastAsia="tr-TR"/>
              </w:rPr>
              <w:t>rilmesinden (</w:t>
            </w:r>
            <w:r w:rsidR="00407FC1" w:rsidRPr="009A1EF7">
              <w:rPr>
                <w:rFonts w:asciiTheme="minorHAnsi" w:hAnsiTheme="minorHAnsi" w:cstheme="minorHAnsi"/>
                <w:lang w:val="tr-TR" w:eastAsia="tr-TR"/>
              </w:rPr>
              <w:t xml:space="preserve">raporlanmasından) sorumludur.  </w:t>
            </w:r>
          </w:p>
        </w:tc>
      </w:tr>
      <w:tr w:rsidR="00A40ECB" w:rsidRPr="009A1EF7" w14:paraId="63CD1E94" w14:textId="77777777" w:rsidTr="00653054">
        <w:trPr>
          <w:trHeight w:val="10905"/>
        </w:trPr>
        <w:tc>
          <w:tcPr>
            <w:tcW w:w="2030" w:type="dxa"/>
          </w:tcPr>
          <w:p w14:paraId="33C4E38D" w14:textId="77777777" w:rsidR="00A40ECB" w:rsidRPr="009A1EF7" w:rsidRDefault="00A40ECB" w:rsidP="005C2F62">
            <w:pPr>
              <w:snapToGrid w:val="0"/>
              <w:jc w:val="both"/>
              <w:rPr>
                <w:rFonts w:asciiTheme="minorHAnsi" w:hAnsiTheme="minorHAnsi" w:cstheme="minorHAnsi"/>
                <w:b/>
                <w:bCs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lastRenderedPageBreak/>
              <w:t>Tanımlar-Kısaltmalar/</w:t>
            </w:r>
          </w:p>
        </w:tc>
        <w:tc>
          <w:tcPr>
            <w:tcW w:w="8318" w:type="dxa"/>
          </w:tcPr>
          <w:p w14:paraId="235A5451" w14:textId="77777777" w:rsidR="00786E47" w:rsidRPr="009A1EF7" w:rsidRDefault="00786E47" w:rsidP="009E12E0">
            <w:pPr>
              <w:pStyle w:val="BodyText"/>
              <w:ind w:left="163" w:right="209"/>
              <w:jc w:val="both"/>
              <w:rPr>
                <w:rFonts w:asciiTheme="minorHAnsi" w:hAnsiTheme="minorHAnsi" w:cstheme="minorHAnsi"/>
                <w:b/>
                <w:bCs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 xml:space="preserve">Lab: </w:t>
            </w:r>
            <w:r w:rsidRPr="009A1EF7">
              <w:rPr>
                <w:rFonts w:asciiTheme="minorHAnsi" w:hAnsiTheme="minorHAnsi" w:cstheme="minorHAnsi"/>
                <w:bCs/>
                <w:lang w:val="tr-TR"/>
              </w:rPr>
              <w:t>Laboratuvar</w:t>
            </w:r>
          </w:p>
          <w:p w14:paraId="5B6174D3" w14:textId="77777777" w:rsidR="00FF14C6" w:rsidRPr="009A1EF7" w:rsidRDefault="00FF14C6" w:rsidP="00A94F3B">
            <w:pPr>
              <w:pStyle w:val="BodyText"/>
              <w:ind w:left="163" w:right="209"/>
              <w:jc w:val="both"/>
              <w:rPr>
                <w:rFonts w:asciiTheme="minorHAnsi" w:hAnsiTheme="minorHAnsi" w:cstheme="minorHAnsi"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Malzeme Güvenlik Bilgi Formu (MGBF) :</w:t>
            </w:r>
            <w:r w:rsidRPr="009A1EF7">
              <w:rPr>
                <w:rFonts w:asciiTheme="minorHAnsi" w:hAnsiTheme="minorHAnsi" w:cstheme="minorHAnsi"/>
                <w:lang w:val="tr-TR"/>
              </w:rPr>
              <w:t xml:space="preserve"> Tehlikeli kimyasalların; özelliklerine ilişkin detaylı bilgiler ile bulunduğu işyerinde kimyasalın özelliğine göre alınacak güvenlik önlemleri ve kimyasalın olumsuz etkilerinden çevre ve insan sağlığının korunmasına yönelik gerekli bilgileri içeren belge.</w:t>
            </w:r>
          </w:p>
          <w:p w14:paraId="44CBB4D8" w14:textId="77777777" w:rsidR="00FF14C6" w:rsidRPr="009A1EF7" w:rsidRDefault="00FF14C6" w:rsidP="00A94F3B">
            <w:pPr>
              <w:pStyle w:val="BodyText"/>
              <w:ind w:left="163" w:right="209"/>
              <w:jc w:val="both"/>
              <w:rPr>
                <w:rFonts w:asciiTheme="minorHAnsi" w:hAnsiTheme="minorHAnsi" w:cstheme="minorHAnsi"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Material Safety Data Sheet (MSDS) :</w:t>
            </w:r>
            <w:r w:rsidRPr="009A1EF7">
              <w:rPr>
                <w:rFonts w:asciiTheme="minorHAnsi" w:hAnsiTheme="minorHAnsi" w:cstheme="minorHAnsi"/>
                <w:lang w:val="tr-TR"/>
              </w:rPr>
              <w:t xml:space="preserve"> Malzeme güvenlik Bilgi Formu (MGBF)</w:t>
            </w:r>
          </w:p>
          <w:p w14:paraId="55E5956A" w14:textId="77777777" w:rsidR="00FF14C6" w:rsidRPr="009A1EF7" w:rsidRDefault="00FF14C6" w:rsidP="00A94F3B">
            <w:pPr>
              <w:pStyle w:val="BodyText"/>
              <w:ind w:left="163" w:right="209"/>
              <w:jc w:val="both"/>
              <w:rPr>
                <w:rFonts w:asciiTheme="minorHAnsi" w:hAnsiTheme="minorHAnsi" w:cstheme="minorHAnsi"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Kimyasal Madde Saçılması:</w:t>
            </w:r>
            <w:r w:rsidRPr="009A1EF7">
              <w:rPr>
                <w:rFonts w:asciiTheme="minorHAnsi" w:hAnsiTheme="minorHAnsi" w:cstheme="minorHAnsi"/>
                <w:lang w:val="tr-TR"/>
              </w:rPr>
              <w:t xml:space="preserve"> Sıvı, katı ve gaz formundaki kimyasal maddelerin orijinal ambalajlarından ya da kontrol altında tutuldukları ortamdan; kaza ve benzeri nedenlerle kontrolsüz yayılımlarıdır. </w:t>
            </w:r>
          </w:p>
          <w:p w14:paraId="63A1E044" w14:textId="77777777" w:rsidR="00B84881" w:rsidRPr="009A1EF7" w:rsidRDefault="00FF14C6" w:rsidP="00A94F3B">
            <w:pPr>
              <w:pStyle w:val="BodyText"/>
              <w:ind w:left="163" w:right="209"/>
              <w:jc w:val="both"/>
              <w:rPr>
                <w:rFonts w:asciiTheme="minorHAnsi" w:hAnsiTheme="minorHAnsi" w:cstheme="minorHAnsi"/>
                <w:noProof/>
                <w:color w:val="2962FF"/>
                <w:lang w:val="tr-TR" w:eastAsia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Döküntü Kiti (Spill Kit):</w:t>
            </w:r>
            <w:r w:rsidRPr="009A1EF7">
              <w:rPr>
                <w:rFonts w:asciiTheme="minorHAnsi" w:hAnsiTheme="minorHAnsi" w:cstheme="minorHAnsi"/>
                <w:lang w:val="tr-TR"/>
              </w:rPr>
              <w:t xml:space="preserve"> Sıvı kimyasalların toplanmasında kullanılan ince, uzun yuvarlak (sosis şeklinde), yastık veya bez biçiminde özel emici (absorban) malzemelerdir.   </w:t>
            </w:r>
          </w:p>
          <w:p w14:paraId="54258BF6" w14:textId="77777777" w:rsidR="00B84881" w:rsidRPr="009A1EF7" w:rsidRDefault="00B84881" w:rsidP="00786E47">
            <w:pPr>
              <w:pStyle w:val="BodyText"/>
              <w:spacing w:line="360" w:lineRule="auto"/>
              <w:ind w:left="163" w:right="209"/>
              <w:jc w:val="both"/>
              <w:rPr>
                <w:rFonts w:asciiTheme="minorHAnsi" w:hAnsiTheme="minorHAnsi" w:cstheme="minorHAnsi"/>
                <w:noProof/>
                <w:color w:val="2962FF"/>
                <w:lang w:val="tr-TR" w:eastAsia="tr-TR"/>
              </w:rPr>
            </w:pPr>
            <w:r w:rsidRPr="009A1EF7">
              <w:rPr>
                <w:rFonts w:asciiTheme="minorHAnsi" w:hAnsiTheme="minorHAnsi" w:cstheme="minorHAnsi"/>
                <w:noProof/>
                <w:color w:val="2962FF"/>
                <w:lang w:eastAsia="en-US"/>
              </w:rPr>
              <w:drawing>
                <wp:inline distT="0" distB="0" distL="0" distR="0" wp14:anchorId="2E334500" wp14:editId="7FEADAA7">
                  <wp:extent cx="2858135" cy="2390775"/>
                  <wp:effectExtent l="0" t="0" r="0" b="9525"/>
                  <wp:docPr id="2" name="Resim 2" descr="spill kit 3m ile ilgili görsel sonucu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pill kit 3m ile ilgili görsel sonucu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98" b="5355"/>
                          <a:stretch/>
                        </pic:blipFill>
                        <pic:spPr bwMode="auto">
                          <a:xfrm>
                            <a:off x="0" y="0"/>
                            <a:ext cx="2858400" cy="2390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772E7D" w14:textId="77777777" w:rsidR="00B84881" w:rsidRPr="009A1EF7" w:rsidRDefault="00B84881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  <w:p w14:paraId="5A3F4E3F" w14:textId="77777777" w:rsidR="00B84881" w:rsidRPr="009A1EF7" w:rsidRDefault="00B84881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  <w:p w14:paraId="49A9A2C0" w14:textId="77777777" w:rsidR="00B84881" w:rsidRDefault="00B84881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  <w:p w14:paraId="0BD56DC1" w14:textId="77777777" w:rsidR="008F446E" w:rsidRDefault="008F446E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  <w:p w14:paraId="15E03BF7" w14:textId="77777777" w:rsidR="00A94F3B" w:rsidRDefault="00A94F3B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  <w:p w14:paraId="566924B5" w14:textId="77777777" w:rsidR="00A94F3B" w:rsidRDefault="00A94F3B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  <w:p w14:paraId="1AB21384" w14:textId="77777777" w:rsidR="00A94F3B" w:rsidRDefault="00A94F3B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  <w:p w14:paraId="3CA367AD" w14:textId="77777777" w:rsidR="008F446E" w:rsidRPr="009A1EF7" w:rsidRDefault="008F446E" w:rsidP="00B84881">
            <w:pPr>
              <w:pStyle w:val="BodyText"/>
              <w:spacing w:line="360" w:lineRule="auto"/>
              <w:ind w:right="209"/>
              <w:jc w:val="both"/>
              <w:rPr>
                <w:rFonts w:asciiTheme="minorHAnsi" w:hAnsiTheme="minorHAnsi" w:cstheme="minorHAnsi"/>
                <w:lang w:val="tr-TR"/>
              </w:rPr>
            </w:pPr>
          </w:p>
        </w:tc>
      </w:tr>
      <w:tr w:rsidR="00A40ECB" w:rsidRPr="009A1EF7" w14:paraId="030CD056" w14:textId="77777777" w:rsidTr="00653054">
        <w:trPr>
          <w:trHeight w:val="380"/>
        </w:trPr>
        <w:tc>
          <w:tcPr>
            <w:tcW w:w="10348" w:type="dxa"/>
            <w:gridSpan w:val="2"/>
          </w:tcPr>
          <w:p w14:paraId="4F1AFF96" w14:textId="77777777" w:rsidR="00A40ECB" w:rsidRDefault="00A40ECB" w:rsidP="005C2F62">
            <w:pPr>
              <w:snapToGrid w:val="0"/>
              <w:jc w:val="both"/>
              <w:rPr>
                <w:rFonts w:asciiTheme="minorHAnsi" w:hAnsiTheme="minorHAnsi" w:cstheme="minorHAnsi"/>
                <w:b/>
                <w:bCs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bCs/>
                <w:lang w:val="tr-TR"/>
              </w:rPr>
              <w:t>Uygulama Adımları</w:t>
            </w:r>
            <w:r w:rsidR="00A94F3B">
              <w:rPr>
                <w:rFonts w:asciiTheme="minorHAnsi" w:hAnsiTheme="minorHAnsi" w:cstheme="minorHAnsi"/>
                <w:b/>
                <w:bCs/>
                <w:lang w:val="tr-TR"/>
              </w:rPr>
              <w:t xml:space="preserve"> </w:t>
            </w:r>
          </w:p>
          <w:p w14:paraId="59CC05F1" w14:textId="77777777" w:rsidR="008F446E" w:rsidRPr="009A1EF7" w:rsidRDefault="008F446E" w:rsidP="005C2F62">
            <w:pPr>
              <w:snapToGrid w:val="0"/>
              <w:jc w:val="both"/>
              <w:rPr>
                <w:rFonts w:asciiTheme="minorHAnsi" w:hAnsiTheme="minorHAnsi" w:cstheme="minorHAnsi"/>
                <w:b/>
                <w:bCs/>
                <w:lang w:val="tr-TR"/>
              </w:rPr>
            </w:pPr>
          </w:p>
        </w:tc>
      </w:tr>
      <w:tr w:rsidR="00A40ECB" w:rsidRPr="009A1EF7" w14:paraId="0EBAF507" w14:textId="77777777" w:rsidTr="00653054">
        <w:trPr>
          <w:trHeight w:val="5805"/>
        </w:trPr>
        <w:tc>
          <w:tcPr>
            <w:tcW w:w="10348" w:type="dxa"/>
            <w:gridSpan w:val="2"/>
          </w:tcPr>
          <w:p w14:paraId="1DA1284B" w14:textId="77777777" w:rsidR="00B5148B" w:rsidRPr="009A1EF7" w:rsidRDefault="00B5148B" w:rsidP="00BA138E">
            <w:pPr>
              <w:pStyle w:val="Heading1"/>
            </w:pPr>
            <w:bookmarkStart w:id="0" w:name="_Toc34822812"/>
            <w:r w:rsidRPr="009A1EF7">
              <w:lastRenderedPageBreak/>
              <w:t>Döküntü/sızıntı durumunda</w:t>
            </w:r>
            <w:bookmarkEnd w:id="0"/>
          </w:p>
          <w:p w14:paraId="4A938FCD" w14:textId="77777777" w:rsidR="00636468" w:rsidRPr="009A1EF7" w:rsidRDefault="00636468" w:rsidP="00636468">
            <w:pPr>
              <w:rPr>
                <w:lang w:val="tr-TR" w:eastAsia="tr-TR"/>
              </w:rPr>
            </w:pPr>
          </w:p>
          <w:p w14:paraId="1A00920D" w14:textId="77777777" w:rsidR="00FF14C6" w:rsidRPr="009A1EF7" w:rsidRDefault="00FF14C6" w:rsidP="007E72E8">
            <w:pPr>
              <w:pStyle w:val="Heading2"/>
            </w:pPr>
            <w:bookmarkStart w:id="1" w:name="_Toc34822813"/>
            <w:r w:rsidRPr="007E72E8">
              <w:t>Tahliye</w:t>
            </w:r>
            <w:bookmarkEnd w:id="1"/>
            <w:r w:rsidRPr="009A1EF7">
              <w:t xml:space="preserve"> </w:t>
            </w:r>
          </w:p>
          <w:p w14:paraId="22EFC9C0" w14:textId="77777777" w:rsidR="003F0E16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Döküntü</w:t>
            </w:r>
            <w:r w:rsidR="008D6CBC" w:rsidRPr="009A1EF7">
              <w:rPr>
                <w:rFonts w:asciiTheme="minorHAnsi" w:hAnsiTheme="minorHAnsi" w:cstheme="minorHAnsi"/>
              </w:rPr>
              <w:t>/sızıntı</w:t>
            </w:r>
            <w:r w:rsidRPr="009A1EF7">
              <w:rPr>
                <w:rFonts w:asciiTheme="minorHAnsi" w:hAnsiTheme="minorHAnsi" w:cstheme="minorHAnsi"/>
              </w:rPr>
              <w:t xml:space="preserve"> alanını terk e</w:t>
            </w:r>
            <w:r w:rsidR="00B84881" w:rsidRPr="009A1EF7">
              <w:rPr>
                <w:rFonts w:asciiTheme="minorHAnsi" w:hAnsiTheme="minorHAnsi" w:cstheme="minorHAnsi"/>
              </w:rPr>
              <w:t>din.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</w:p>
          <w:p w14:paraId="641B9A19" w14:textId="77777777" w:rsidR="003F0E16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Alana başkalarının girmesini önlemek için k</w:t>
            </w:r>
            <w:r w:rsidR="00B84881" w:rsidRPr="009A1EF7">
              <w:rPr>
                <w:rFonts w:asciiTheme="minorHAnsi" w:hAnsiTheme="minorHAnsi" w:cstheme="minorHAnsi"/>
              </w:rPr>
              <w:t xml:space="preserve">ırmızı-beyaz uyarı şeridi çekin, trafikte meydana gelen kazalarda koni/kuka koyun. </w:t>
            </w:r>
            <w:r w:rsidR="003F0E16" w:rsidRPr="009A1EF7">
              <w:rPr>
                <w:rFonts w:asciiTheme="minorHAnsi" w:hAnsiTheme="minorHAnsi" w:cstheme="minorHAnsi"/>
              </w:rPr>
              <w:t xml:space="preserve"> </w:t>
            </w:r>
          </w:p>
          <w:p w14:paraId="11F398A3" w14:textId="77777777" w:rsidR="00E934D1" w:rsidRPr="009A1EF7" w:rsidRDefault="00576BEF" w:rsidP="003F0E16">
            <w:pPr>
              <w:spacing w:line="360" w:lineRule="auto"/>
              <w:ind w:left="350"/>
              <w:jc w:val="both"/>
              <w:rPr>
                <w:rFonts w:asciiTheme="minorHAnsi" w:hAnsiTheme="minorHAnsi" w:cstheme="minorHAnsi"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lang w:val="tr-TR"/>
              </w:rPr>
              <w:t xml:space="preserve">      </w:t>
            </w:r>
            <w:r w:rsidR="00E934D1" w:rsidRPr="009A1EF7">
              <w:rPr>
                <w:rFonts w:asciiTheme="minorHAnsi" w:hAnsiTheme="minorHAnsi" w:cstheme="minorHAnsi"/>
                <w:b/>
                <w:lang w:val="tr-TR"/>
              </w:rPr>
              <w:t xml:space="preserve">Yangın ve patlamaların önlenmesi için alınacak önlemler: </w:t>
            </w:r>
          </w:p>
          <w:p w14:paraId="493359BD" w14:textId="77777777" w:rsidR="00D21D02" w:rsidRPr="009A1EF7" w:rsidRDefault="00966D78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Alanda yangına neden olabilecek tutuşturucu kaynakları ortamdan uzaklaştır</w:t>
            </w:r>
            <w:r w:rsidR="00B84881" w:rsidRPr="009A1EF7">
              <w:rPr>
                <w:rFonts w:asciiTheme="minorHAnsi" w:hAnsiTheme="minorHAnsi" w:cstheme="minorHAnsi"/>
              </w:rPr>
              <w:t>ın</w:t>
            </w:r>
            <w:r w:rsidRPr="009A1EF7">
              <w:rPr>
                <w:rFonts w:asciiTheme="minorHAnsi" w:hAnsiTheme="minorHAnsi" w:cstheme="minorHAnsi"/>
              </w:rPr>
              <w:t xml:space="preserve"> ya da etkisiz hale getir</w:t>
            </w:r>
            <w:r w:rsidR="00B84881" w:rsidRPr="009A1EF7">
              <w:rPr>
                <w:rFonts w:asciiTheme="minorHAnsi" w:hAnsiTheme="minorHAnsi" w:cstheme="minorHAnsi"/>
              </w:rPr>
              <w:t>in</w:t>
            </w:r>
            <w:r w:rsidRPr="009A1EF7">
              <w:rPr>
                <w:rFonts w:asciiTheme="minorHAnsi" w:hAnsiTheme="minorHAnsi" w:cstheme="minorHAnsi"/>
              </w:rPr>
              <w:t>.</w:t>
            </w:r>
          </w:p>
          <w:p w14:paraId="52068E29" w14:textId="77777777" w:rsidR="00D21D02" w:rsidRPr="009A1EF7" w:rsidRDefault="00E934D1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Trafikte/rampalarda meydana gelen kazalarda motorlu </w:t>
            </w:r>
            <w:r w:rsidR="003D78BB" w:rsidRPr="009A1EF7">
              <w:rPr>
                <w:rFonts w:asciiTheme="minorHAnsi" w:hAnsiTheme="minorHAnsi" w:cstheme="minorHAnsi"/>
              </w:rPr>
              <w:t xml:space="preserve">araç </w:t>
            </w:r>
            <w:r w:rsidRPr="009A1EF7">
              <w:rPr>
                <w:rFonts w:asciiTheme="minorHAnsi" w:hAnsiTheme="minorHAnsi" w:cstheme="minorHAnsi"/>
              </w:rPr>
              <w:t>giriş–çıkışı durduru</w:t>
            </w:r>
            <w:r w:rsidR="00B84881" w:rsidRPr="009A1EF7">
              <w:rPr>
                <w:rFonts w:asciiTheme="minorHAnsi" w:hAnsiTheme="minorHAnsi" w:cstheme="minorHAnsi"/>
              </w:rPr>
              <w:t xml:space="preserve">n. </w:t>
            </w:r>
            <w:r w:rsidRPr="009A1EF7">
              <w:rPr>
                <w:rFonts w:asciiTheme="minorHAnsi" w:hAnsiTheme="minorHAnsi" w:cstheme="minorHAnsi"/>
              </w:rPr>
              <w:t xml:space="preserve">Araç </w:t>
            </w:r>
            <w:r w:rsidR="00B84881" w:rsidRPr="009A1EF7">
              <w:rPr>
                <w:rFonts w:asciiTheme="minorHAnsi" w:hAnsiTheme="minorHAnsi" w:cstheme="minorHAnsi"/>
              </w:rPr>
              <w:t>motoru</w:t>
            </w:r>
            <w:r w:rsidRPr="009A1EF7">
              <w:rPr>
                <w:rFonts w:asciiTheme="minorHAnsi" w:hAnsiTheme="minorHAnsi" w:cstheme="minorHAnsi"/>
              </w:rPr>
              <w:t xml:space="preserve"> çalıştırılmaz.</w:t>
            </w:r>
            <w:r w:rsidR="00190F07">
              <w:rPr>
                <w:rFonts w:asciiTheme="minorHAnsi" w:hAnsiTheme="minorHAnsi" w:cstheme="minorHAnsi"/>
              </w:rPr>
              <w:t xml:space="preserve"> </w:t>
            </w:r>
            <w:r w:rsidRPr="009A1EF7">
              <w:rPr>
                <w:rFonts w:asciiTheme="minorHAnsi" w:hAnsiTheme="minorHAnsi" w:cstheme="minorHAnsi"/>
              </w:rPr>
              <w:t xml:space="preserve">(Oluşan kıvılcımlar </w:t>
            </w:r>
            <w:r w:rsidR="00CA05DA" w:rsidRPr="009A1EF7">
              <w:rPr>
                <w:rFonts w:asciiTheme="minorHAnsi" w:hAnsiTheme="minorHAnsi" w:cstheme="minorHAnsi"/>
              </w:rPr>
              <w:t xml:space="preserve">sıvı kimyasalların </w:t>
            </w:r>
            <w:r w:rsidRPr="009A1EF7">
              <w:rPr>
                <w:rFonts w:asciiTheme="minorHAnsi" w:hAnsiTheme="minorHAnsi" w:cstheme="minorHAnsi"/>
              </w:rPr>
              <w:t>parlamasına ya da toz</w:t>
            </w:r>
            <w:r w:rsidR="00CA05DA" w:rsidRPr="009A1EF7">
              <w:rPr>
                <w:rFonts w:asciiTheme="minorHAnsi" w:hAnsiTheme="minorHAnsi" w:cstheme="minorHAnsi"/>
              </w:rPr>
              <w:t xml:space="preserve"> kimyasalların</w:t>
            </w:r>
            <w:r w:rsidRPr="009A1EF7">
              <w:rPr>
                <w:rFonts w:asciiTheme="minorHAnsi" w:hAnsiTheme="minorHAnsi" w:cstheme="minorHAnsi"/>
              </w:rPr>
              <w:t xml:space="preserve"> patlamasına sebep olabilir.)</w:t>
            </w:r>
          </w:p>
          <w:p w14:paraId="6088A750" w14:textId="77777777" w:rsidR="00D21D02" w:rsidRPr="009A1EF7" w:rsidRDefault="00E934D1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Mekanik ve elektronik kıvılcım kaynakları (Örneğin cep telefonları, kıvılcım çıkarabilecek diğer elektronik aletler, kaynak-kesme aletleri vb.) alanda bulundurulmamalıdır. </w:t>
            </w:r>
          </w:p>
          <w:p w14:paraId="7587A1E5" w14:textId="77777777" w:rsidR="00FF14C6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Ortamda statik elektrik oluşturacak sert mekanik darbelere engel ol</w:t>
            </w:r>
            <w:r w:rsidR="00B84881" w:rsidRPr="009A1EF7">
              <w:rPr>
                <w:rFonts w:asciiTheme="minorHAnsi" w:hAnsiTheme="minorHAnsi" w:cstheme="minorHAnsi"/>
              </w:rPr>
              <w:t>un</w:t>
            </w:r>
            <w:r w:rsidRPr="009A1EF7">
              <w:rPr>
                <w:rFonts w:asciiTheme="minorHAnsi" w:hAnsiTheme="minorHAnsi" w:cstheme="minorHAnsi"/>
              </w:rPr>
              <w:t xml:space="preserve">.   </w:t>
            </w:r>
          </w:p>
          <w:p w14:paraId="6F5AB55D" w14:textId="77777777" w:rsidR="00966D78" w:rsidRPr="009A1EF7" w:rsidRDefault="00B84881" w:rsidP="00B84881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lang w:val="tr-TR"/>
              </w:rPr>
              <w:t xml:space="preserve">       </w:t>
            </w:r>
            <w:r w:rsidR="00576BEF" w:rsidRPr="009A1EF7">
              <w:rPr>
                <w:rFonts w:asciiTheme="minorHAnsi" w:hAnsiTheme="minorHAnsi" w:cstheme="minorHAnsi"/>
                <w:b/>
                <w:lang w:val="tr-TR"/>
              </w:rPr>
              <w:t xml:space="preserve">   </w:t>
            </w:r>
            <w:r w:rsidR="00966D78" w:rsidRPr="009A1EF7">
              <w:rPr>
                <w:rFonts w:asciiTheme="minorHAnsi" w:hAnsiTheme="minorHAnsi" w:cstheme="minorHAnsi"/>
                <w:b/>
                <w:lang w:val="tr-TR"/>
              </w:rPr>
              <w:t xml:space="preserve">Havalandırma: </w:t>
            </w:r>
          </w:p>
          <w:p w14:paraId="05ECB5A3" w14:textId="77777777" w:rsidR="00FF14C6" w:rsidRPr="009A1EF7" w:rsidRDefault="00CA05DA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Döküntü ve sızıntı i</w:t>
            </w:r>
            <w:r w:rsidR="00FF14C6" w:rsidRPr="009A1EF7">
              <w:rPr>
                <w:rFonts w:asciiTheme="minorHAnsi" w:hAnsiTheme="minorHAnsi" w:cstheme="minorHAnsi"/>
              </w:rPr>
              <w:t xml:space="preserve">ç alanda ise: </w:t>
            </w:r>
            <w:r w:rsidR="00D21D02" w:rsidRPr="009A1EF7">
              <w:rPr>
                <w:rFonts w:asciiTheme="minorHAnsi" w:hAnsiTheme="minorHAnsi" w:cstheme="minorHAnsi"/>
              </w:rPr>
              <w:t>Kapılar</w:t>
            </w:r>
            <w:r w:rsidRPr="009A1EF7">
              <w:rPr>
                <w:rFonts w:asciiTheme="minorHAnsi" w:hAnsiTheme="minorHAnsi" w:cstheme="minorHAnsi"/>
              </w:rPr>
              <w:t>ı</w:t>
            </w:r>
            <w:r w:rsidR="00D21D02" w:rsidRPr="009A1EF7">
              <w:rPr>
                <w:rFonts w:asciiTheme="minorHAnsi" w:hAnsiTheme="minorHAnsi" w:cstheme="minorHAnsi"/>
              </w:rPr>
              <w:t xml:space="preserve"> ve camları </w:t>
            </w:r>
            <w:r w:rsidR="00FF14C6" w:rsidRPr="009A1EF7">
              <w:rPr>
                <w:rFonts w:asciiTheme="minorHAnsi" w:hAnsiTheme="minorHAnsi" w:cstheme="minorHAnsi"/>
              </w:rPr>
              <w:t>aç</w:t>
            </w:r>
            <w:r w:rsidR="00B84881" w:rsidRPr="009A1EF7">
              <w:rPr>
                <w:rFonts w:asciiTheme="minorHAnsi" w:hAnsiTheme="minorHAnsi" w:cstheme="minorHAnsi"/>
              </w:rPr>
              <w:t>ın</w:t>
            </w:r>
            <w:r w:rsidR="00FF14C6" w:rsidRPr="009A1EF7">
              <w:rPr>
                <w:rFonts w:asciiTheme="minorHAnsi" w:hAnsiTheme="minorHAnsi" w:cstheme="minorHAnsi"/>
              </w:rPr>
              <w:t>.</w:t>
            </w:r>
            <w:r w:rsidR="00D21D02" w:rsidRPr="009A1EF7">
              <w:rPr>
                <w:rFonts w:asciiTheme="minorHAnsi" w:hAnsiTheme="minorHAnsi" w:cstheme="minorHAnsi"/>
              </w:rPr>
              <w:t xml:space="preserve"> </w:t>
            </w:r>
          </w:p>
          <w:p w14:paraId="6500E3A3" w14:textId="77777777" w:rsidR="00FF14C6" w:rsidRPr="009A1EF7" w:rsidRDefault="00FF14C6" w:rsidP="007E72E8">
            <w:pPr>
              <w:pStyle w:val="Heading2"/>
            </w:pPr>
            <w:bookmarkStart w:id="2" w:name="_Toc228157771"/>
            <w:bookmarkStart w:id="3" w:name="_Toc34822814"/>
            <w:r w:rsidRPr="009A1EF7">
              <w:t>İletişim</w:t>
            </w:r>
            <w:bookmarkEnd w:id="2"/>
            <w:bookmarkEnd w:id="3"/>
            <w:r w:rsidRPr="009A1EF7">
              <w:t xml:space="preserve"> </w:t>
            </w:r>
          </w:p>
          <w:p w14:paraId="6E29D19C" w14:textId="77777777" w:rsidR="008D6CBC" w:rsidRPr="009A1EF7" w:rsidRDefault="008D6CBC" w:rsidP="00BA138E">
            <w:pPr>
              <w:pStyle w:val="Heading3"/>
            </w:pPr>
            <w:bookmarkStart w:id="4" w:name="_Toc34822815"/>
            <w:r w:rsidRPr="009A1EF7">
              <w:t>Dökülme olduğu sırada yapılan işten sorumlu kişi/Porter Ekip Başı’nın arayacağı</w:t>
            </w:r>
            <w:r w:rsidR="00A76932" w:rsidRPr="009A1EF7">
              <w:t xml:space="preserve"> kişiler</w:t>
            </w:r>
            <w:r w:rsidRPr="009A1EF7">
              <w:t>:</w:t>
            </w:r>
            <w:bookmarkEnd w:id="4"/>
          </w:p>
          <w:p w14:paraId="555B2F01" w14:textId="77777777" w:rsidR="008D6CBC" w:rsidRPr="009A1EF7" w:rsidRDefault="008D6CBC" w:rsidP="008D6CBC">
            <w:pPr>
              <w:pStyle w:val="ListParagraph"/>
              <w:ind w:left="360"/>
              <w:rPr>
                <w:rFonts w:asciiTheme="minorHAnsi" w:hAnsiTheme="minorHAnsi" w:cstheme="minorHAnsi"/>
              </w:rPr>
            </w:pPr>
          </w:p>
          <w:p w14:paraId="26271168" w14:textId="77777777" w:rsidR="00FF14C6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Yaralı varsa alandan uzaklaştır</w:t>
            </w:r>
            <w:r w:rsidR="00180D9B">
              <w:rPr>
                <w:rFonts w:asciiTheme="minorHAnsi" w:hAnsiTheme="minorHAnsi" w:cstheme="minorHAnsi"/>
              </w:rPr>
              <w:t>ın</w:t>
            </w:r>
            <w:r w:rsidRPr="009A1EF7">
              <w:rPr>
                <w:rFonts w:asciiTheme="minorHAnsi" w:hAnsiTheme="minorHAnsi" w:cstheme="minorHAnsi"/>
              </w:rPr>
              <w:t xml:space="preserve"> ve tıbbi destek al</w:t>
            </w:r>
            <w:r w:rsidR="00B84881" w:rsidRPr="009A1EF7">
              <w:rPr>
                <w:rFonts w:asciiTheme="minorHAnsi" w:hAnsiTheme="minorHAnsi" w:cstheme="minorHAnsi"/>
              </w:rPr>
              <w:t>ın.</w:t>
            </w:r>
            <w:r w:rsidRPr="009A1EF7">
              <w:rPr>
                <w:rFonts w:asciiTheme="minorHAnsi" w:hAnsiTheme="minorHAnsi" w:cstheme="minorHAnsi"/>
              </w:rPr>
              <w:t xml:space="preserve"> (Dahili tel: </w:t>
            </w:r>
            <w:r w:rsidRPr="009A1EF7">
              <w:rPr>
                <w:rFonts w:asciiTheme="minorHAnsi" w:hAnsiTheme="minorHAnsi" w:cstheme="minorHAnsi"/>
                <w:b/>
              </w:rPr>
              <w:t>6666</w:t>
            </w:r>
            <w:r w:rsidRPr="009A1EF7">
              <w:rPr>
                <w:rFonts w:asciiTheme="minorHAnsi" w:hAnsiTheme="minorHAnsi" w:cstheme="minorHAnsi"/>
              </w:rPr>
              <w:t xml:space="preserve">). </w:t>
            </w:r>
          </w:p>
          <w:p w14:paraId="43D386AB" w14:textId="77777777" w:rsidR="008D6CBC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Acil durum telefonu </w:t>
            </w:r>
            <w:r w:rsidRPr="009A1EF7">
              <w:rPr>
                <w:rFonts w:asciiTheme="minorHAnsi" w:hAnsiTheme="minorHAnsi" w:cstheme="minorHAnsi"/>
                <w:b/>
              </w:rPr>
              <w:t>5555</w:t>
            </w:r>
            <w:r w:rsidRPr="009A1EF7">
              <w:rPr>
                <w:rFonts w:asciiTheme="minorHAnsi" w:hAnsiTheme="minorHAnsi" w:cstheme="minorHAnsi"/>
              </w:rPr>
              <w:t xml:space="preserve"> ara</w:t>
            </w:r>
            <w:r w:rsidR="0072263B" w:rsidRPr="009A1EF7">
              <w:rPr>
                <w:rFonts w:asciiTheme="minorHAnsi" w:hAnsiTheme="minorHAnsi" w:cstheme="minorHAnsi"/>
              </w:rPr>
              <w:t>yın</w:t>
            </w:r>
            <w:r w:rsidRPr="009A1EF7">
              <w:rPr>
                <w:rFonts w:asciiTheme="minorHAnsi" w:hAnsiTheme="minorHAnsi" w:cstheme="minorHAnsi"/>
              </w:rPr>
              <w:t>: Nerede, hangi kimyasalın</w:t>
            </w:r>
            <w:r w:rsidR="008D6CBC" w:rsidRPr="009A1EF7">
              <w:rPr>
                <w:rFonts w:asciiTheme="minorHAnsi" w:hAnsiTheme="minorHAnsi" w:cstheme="minorHAnsi"/>
              </w:rPr>
              <w:t>/atığın</w:t>
            </w:r>
            <w:r w:rsidRPr="009A1EF7">
              <w:rPr>
                <w:rFonts w:asciiTheme="minorHAnsi" w:hAnsiTheme="minorHAnsi" w:cstheme="minorHAnsi"/>
              </w:rPr>
              <w:t>, nasıl döküldüğü sakin bir şekilde anlat</w:t>
            </w:r>
            <w:r w:rsidR="00B84881" w:rsidRPr="009A1EF7">
              <w:rPr>
                <w:rFonts w:asciiTheme="minorHAnsi" w:hAnsiTheme="minorHAnsi" w:cstheme="minorHAnsi"/>
              </w:rPr>
              <w:t>ın</w:t>
            </w:r>
            <w:r w:rsidRPr="009A1EF7">
              <w:rPr>
                <w:rFonts w:asciiTheme="minorHAnsi" w:hAnsiTheme="minorHAnsi" w:cstheme="minorHAnsi"/>
              </w:rPr>
              <w:t xml:space="preserve">.  </w:t>
            </w:r>
          </w:p>
          <w:p w14:paraId="24E21754" w14:textId="77777777" w:rsidR="00D21D02" w:rsidRPr="009A1EF7" w:rsidRDefault="0072263B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Bağlı olunan alan/birim</w:t>
            </w:r>
            <w:r w:rsidR="004928D2" w:rsidRPr="009A1EF7">
              <w:rPr>
                <w:rFonts w:asciiTheme="minorHAnsi" w:hAnsiTheme="minorHAnsi" w:cstheme="minorHAnsi"/>
              </w:rPr>
              <w:t xml:space="preserve"> </w:t>
            </w:r>
            <w:r w:rsidR="00D21D02" w:rsidRPr="009A1EF7">
              <w:rPr>
                <w:rFonts w:asciiTheme="minorHAnsi" w:hAnsiTheme="minorHAnsi" w:cstheme="minorHAnsi"/>
              </w:rPr>
              <w:t>Bölüm Sorumlusunu ara</w:t>
            </w:r>
            <w:r w:rsidR="00B84881" w:rsidRPr="009A1EF7">
              <w:rPr>
                <w:rFonts w:asciiTheme="minorHAnsi" w:hAnsiTheme="minorHAnsi" w:cstheme="minorHAnsi"/>
              </w:rPr>
              <w:t>yın.</w:t>
            </w:r>
            <w:r w:rsidR="00D21D02" w:rsidRPr="009A1EF7">
              <w:rPr>
                <w:rFonts w:asciiTheme="minorHAnsi" w:hAnsiTheme="minorHAnsi" w:cstheme="minorHAnsi"/>
              </w:rPr>
              <w:t xml:space="preserve"> (</w:t>
            </w:r>
            <w:r w:rsidR="001E4B8D" w:rsidRPr="009A1EF7">
              <w:rPr>
                <w:rFonts w:asciiTheme="minorHAnsi" w:hAnsiTheme="minorHAnsi" w:cstheme="minorHAnsi"/>
              </w:rPr>
              <w:t>Mekanik/Temizlik/İnşaat</w:t>
            </w:r>
            <w:r w:rsidR="00B84881" w:rsidRPr="009A1EF7">
              <w:rPr>
                <w:rFonts w:asciiTheme="minorHAnsi" w:hAnsiTheme="minorHAnsi" w:cstheme="minorHAnsi"/>
              </w:rPr>
              <w:t>/Lab</w:t>
            </w:r>
            <w:r w:rsidR="001E4B8D" w:rsidRPr="009A1EF7">
              <w:rPr>
                <w:rFonts w:asciiTheme="minorHAnsi" w:hAnsiTheme="minorHAnsi" w:cstheme="minorHAnsi"/>
              </w:rPr>
              <w:t xml:space="preserve"> Sorumluları)</w:t>
            </w:r>
          </w:p>
          <w:p w14:paraId="10A5B6C1" w14:textId="77777777" w:rsidR="00D21D02" w:rsidRDefault="00D21D02" w:rsidP="00BA138E">
            <w:pPr>
              <w:pStyle w:val="Heading3"/>
            </w:pPr>
            <w:r w:rsidRPr="009A1EF7">
              <w:t xml:space="preserve"> </w:t>
            </w:r>
            <w:bookmarkStart w:id="5" w:name="_Toc34822816"/>
            <w:r w:rsidR="008D6CBC" w:rsidRPr="009A1EF7">
              <w:t>5555 Güvenlik Kontrol Merkezinin arayacağı kişiler:</w:t>
            </w:r>
            <w:bookmarkEnd w:id="5"/>
            <w:r w:rsidR="008D6CBC" w:rsidRPr="009A1EF7">
              <w:t xml:space="preserve"> </w:t>
            </w:r>
          </w:p>
          <w:p w14:paraId="4060B74C" w14:textId="77777777" w:rsidR="003F6C50" w:rsidRPr="00EC242C" w:rsidRDefault="003F6C50" w:rsidP="00EC242C"/>
          <w:p w14:paraId="5964A664" w14:textId="77777777" w:rsidR="00687028" w:rsidRPr="009A1EF7" w:rsidRDefault="00687028" w:rsidP="00A94F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MDBF için </w:t>
            </w:r>
            <w:r w:rsidR="00CA05DA" w:rsidRPr="009A1EF7">
              <w:rPr>
                <w:rFonts w:asciiTheme="minorHAnsi" w:hAnsiTheme="minorHAnsi" w:cstheme="minorHAnsi"/>
              </w:rPr>
              <w:t xml:space="preserve">dahili </w:t>
            </w:r>
            <w:r w:rsidRPr="009A1EF7">
              <w:rPr>
                <w:rFonts w:asciiTheme="minorHAnsi" w:hAnsiTheme="minorHAnsi" w:cstheme="minorHAnsi"/>
                <w:b/>
              </w:rPr>
              <w:t>7444</w:t>
            </w:r>
            <w:r w:rsidRPr="009A1EF7">
              <w:rPr>
                <w:rFonts w:asciiTheme="minorHAnsi" w:hAnsiTheme="minorHAnsi" w:cstheme="minorHAnsi"/>
              </w:rPr>
              <w:t xml:space="preserve">, SUNUM için </w:t>
            </w:r>
            <w:r w:rsidRPr="009A1EF7">
              <w:rPr>
                <w:rFonts w:asciiTheme="minorHAnsi" w:hAnsiTheme="minorHAnsi" w:cstheme="minorHAnsi"/>
                <w:b/>
              </w:rPr>
              <w:t>7474</w:t>
            </w:r>
            <w:r w:rsidRPr="009A1EF7">
              <w:rPr>
                <w:rFonts w:asciiTheme="minorHAnsi" w:hAnsiTheme="minorHAnsi" w:cstheme="minorHAnsi"/>
              </w:rPr>
              <w:t xml:space="preserve"> ve SSBF için </w:t>
            </w:r>
            <w:r w:rsidRPr="009A1EF7">
              <w:rPr>
                <w:rFonts w:asciiTheme="minorHAnsi" w:hAnsiTheme="minorHAnsi" w:cstheme="minorHAnsi"/>
                <w:b/>
              </w:rPr>
              <w:t>3300</w:t>
            </w:r>
            <w:r w:rsidRPr="009A1EF7">
              <w:rPr>
                <w:rFonts w:asciiTheme="minorHAnsi" w:hAnsiTheme="minorHAnsi" w:cstheme="minorHAnsi"/>
              </w:rPr>
              <w:t xml:space="preserve"> ara</w:t>
            </w:r>
            <w:r w:rsidR="00B84881" w:rsidRPr="009A1EF7">
              <w:rPr>
                <w:rFonts w:asciiTheme="minorHAnsi" w:hAnsiTheme="minorHAnsi" w:cstheme="minorHAnsi"/>
              </w:rPr>
              <w:t>yın.</w:t>
            </w:r>
          </w:p>
          <w:p w14:paraId="0550249F" w14:textId="77777777" w:rsidR="0072263B" w:rsidRPr="009A1EF7" w:rsidRDefault="0072263B" w:rsidP="00A94F3B">
            <w:pPr>
              <w:pStyle w:val="ListParagraph"/>
              <w:numPr>
                <w:ilvl w:val="0"/>
                <w:numId w:val="17"/>
              </w:numPr>
              <w:spacing w:after="200"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Atık taşınması sırasınd</w:t>
            </w:r>
            <w:r w:rsidR="00BC169B">
              <w:rPr>
                <w:rFonts w:asciiTheme="minorHAnsi" w:hAnsiTheme="minorHAnsi" w:cstheme="minorHAnsi"/>
              </w:rPr>
              <w:t>a</w:t>
            </w:r>
            <w:r w:rsidRPr="009A1EF7">
              <w:rPr>
                <w:rFonts w:asciiTheme="minorHAnsi" w:hAnsiTheme="minorHAnsi" w:cstheme="minorHAnsi"/>
              </w:rPr>
              <w:t xml:space="preserve"> olabilecek dökülmelerde Temizlik Hizmetleri Sorumlusu (</w:t>
            </w:r>
            <w:r w:rsidRPr="009A1EF7">
              <w:rPr>
                <w:rFonts w:asciiTheme="minorHAnsi" w:hAnsiTheme="minorHAnsi" w:cstheme="minorHAnsi"/>
                <w:b/>
              </w:rPr>
              <w:t>Dahili 9413/9904</w:t>
            </w:r>
            <w:r w:rsidRPr="009A1EF7">
              <w:rPr>
                <w:rFonts w:asciiTheme="minorHAnsi" w:hAnsiTheme="minorHAnsi" w:cstheme="minorHAnsi"/>
              </w:rPr>
              <w:t xml:space="preserve">) arayın.  </w:t>
            </w:r>
          </w:p>
          <w:p w14:paraId="6E999684" w14:textId="77777777" w:rsidR="00687028" w:rsidRPr="009A1EF7" w:rsidRDefault="00687028" w:rsidP="00A94F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Atık sahasında olabilecek dökülmelerde SAO Atık Sahası Sorumlusunu (</w:t>
            </w:r>
            <w:r w:rsidRPr="009A1EF7">
              <w:rPr>
                <w:rFonts w:asciiTheme="minorHAnsi" w:hAnsiTheme="minorHAnsi" w:cstheme="minorHAnsi"/>
                <w:b/>
              </w:rPr>
              <w:t>Dahili 7571</w:t>
            </w:r>
            <w:r w:rsidRPr="009A1EF7">
              <w:rPr>
                <w:rFonts w:asciiTheme="minorHAnsi" w:hAnsiTheme="minorHAnsi" w:cstheme="minorHAnsi"/>
              </w:rPr>
              <w:t>) ara</w:t>
            </w:r>
            <w:r w:rsidR="00B84881" w:rsidRPr="009A1EF7">
              <w:rPr>
                <w:rFonts w:asciiTheme="minorHAnsi" w:hAnsiTheme="minorHAnsi" w:cstheme="minorHAnsi"/>
              </w:rPr>
              <w:t>yın</w:t>
            </w:r>
            <w:r w:rsidRPr="009A1EF7">
              <w:rPr>
                <w:rFonts w:asciiTheme="minorHAnsi" w:hAnsiTheme="minorHAnsi" w:cstheme="minorHAnsi"/>
              </w:rPr>
              <w:t>.</w:t>
            </w:r>
          </w:p>
          <w:p w14:paraId="15302CFC" w14:textId="77777777" w:rsidR="00D21D02" w:rsidRPr="009A1EF7" w:rsidRDefault="008D6CBC" w:rsidP="00A94F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İSG Uzmanları</w:t>
            </w:r>
            <w:r w:rsidR="00687028" w:rsidRPr="009A1EF7">
              <w:rPr>
                <w:rFonts w:asciiTheme="minorHAnsi" w:hAnsiTheme="minorHAnsi" w:cstheme="minorHAnsi"/>
              </w:rPr>
              <w:t>nı ara</w:t>
            </w:r>
            <w:r w:rsidR="00B84881" w:rsidRPr="009A1EF7">
              <w:rPr>
                <w:rFonts w:asciiTheme="minorHAnsi" w:hAnsiTheme="minorHAnsi" w:cstheme="minorHAnsi"/>
              </w:rPr>
              <w:t>yın.</w:t>
            </w:r>
            <w:r w:rsidR="00687028" w:rsidRPr="009A1EF7">
              <w:rPr>
                <w:rFonts w:asciiTheme="minorHAnsi" w:hAnsiTheme="minorHAnsi" w:cstheme="minorHAnsi"/>
              </w:rPr>
              <w:t xml:space="preserve"> ( </w:t>
            </w:r>
            <w:r w:rsidR="00687028" w:rsidRPr="009A1EF7">
              <w:rPr>
                <w:rFonts w:asciiTheme="minorHAnsi" w:hAnsiTheme="minorHAnsi" w:cstheme="minorHAnsi"/>
                <w:b/>
              </w:rPr>
              <w:t>9410/9409</w:t>
            </w:r>
            <w:r w:rsidR="00687028" w:rsidRPr="009A1EF7">
              <w:rPr>
                <w:rFonts w:asciiTheme="minorHAnsi" w:hAnsiTheme="minorHAnsi" w:cstheme="minorHAnsi"/>
              </w:rPr>
              <w:t>)</w:t>
            </w:r>
          </w:p>
          <w:p w14:paraId="743A69BB" w14:textId="77777777" w:rsidR="005157F1" w:rsidRPr="009A1EF7" w:rsidRDefault="008D6CBC" w:rsidP="00A94F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9A1EF7">
              <w:rPr>
                <w:rFonts w:asciiTheme="minorHAnsi" w:hAnsiTheme="minorHAnsi" w:cstheme="minorHAnsi"/>
              </w:rPr>
              <w:t>Acil Durum Yöneticisi</w:t>
            </w:r>
            <w:r w:rsidR="00687028" w:rsidRPr="009A1EF7">
              <w:rPr>
                <w:rFonts w:asciiTheme="minorHAnsi" w:hAnsiTheme="minorHAnsi" w:cstheme="minorHAnsi"/>
              </w:rPr>
              <w:t>ni ara</w:t>
            </w:r>
            <w:r w:rsidR="00B84881" w:rsidRPr="009A1EF7">
              <w:rPr>
                <w:rFonts w:asciiTheme="minorHAnsi" w:hAnsiTheme="minorHAnsi" w:cstheme="minorHAnsi"/>
              </w:rPr>
              <w:t>yın.</w:t>
            </w:r>
            <w:r w:rsidR="005157F1" w:rsidRPr="009A1EF7">
              <w:rPr>
                <w:rFonts w:asciiTheme="minorHAnsi" w:hAnsiTheme="minorHAnsi" w:cstheme="minorHAnsi"/>
              </w:rPr>
              <w:t xml:space="preserve"> ( </w:t>
            </w:r>
            <w:r w:rsidR="005157F1" w:rsidRPr="009A1EF7">
              <w:rPr>
                <w:rFonts w:asciiTheme="minorHAnsi" w:hAnsiTheme="minorHAnsi" w:cstheme="minorHAnsi"/>
                <w:b/>
              </w:rPr>
              <w:t>9406/9405</w:t>
            </w:r>
            <w:r w:rsidR="005157F1" w:rsidRPr="009A1EF7">
              <w:rPr>
                <w:rFonts w:asciiTheme="minorHAnsi" w:hAnsiTheme="minorHAnsi" w:cstheme="minorHAnsi"/>
              </w:rPr>
              <w:t xml:space="preserve">) </w:t>
            </w:r>
          </w:p>
          <w:p w14:paraId="7FF70EE2" w14:textId="77777777" w:rsidR="007E72E8" w:rsidRDefault="00576BEF" w:rsidP="00576BEF">
            <w:pPr>
              <w:rPr>
                <w:rFonts w:asciiTheme="minorHAnsi" w:hAnsiTheme="minorHAnsi" w:cstheme="minorHAnsi"/>
                <w:b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lang w:val="tr-TR"/>
              </w:rPr>
              <w:lastRenderedPageBreak/>
              <w:t xml:space="preserve">            </w:t>
            </w:r>
          </w:p>
          <w:p w14:paraId="4403004B" w14:textId="77777777" w:rsidR="00442C3B" w:rsidRDefault="00442C3B" w:rsidP="00576BEF">
            <w:pPr>
              <w:rPr>
                <w:rFonts w:asciiTheme="minorHAnsi" w:hAnsiTheme="minorHAnsi" w:cstheme="minorHAnsi"/>
                <w:b/>
                <w:lang w:val="tr-TR"/>
              </w:rPr>
            </w:pPr>
            <w:r w:rsidRPr="009A1EF7">
              <w:rPr>
                <w:rFonts w:asciiTheme="minorHAnsi" w:hAnsiTheme="minorHAnsi" w:cstheme="minorHAnsi"/>
                <w:b/>
                <w:lang w:val="tr-TR"/>
              </w:rPr>
              <w:t>Mesai saatleri dışında meyda</w:t>
            </w:r>
            <w:r w:rsidR="00C00C71" w:rsidRPr="009A1EF7">
              <w:rPr>
                <w:rFonts w:asciiTheme="minorHAnsi" w:hAnsiTheme="minorHAnsi" w:cstheme="minorHAnsi"/>
                <w:b/>
                <w:lang w:val="tr-TR"/>
              </w:rPr>
              <w:t>na gelen dökülme ve sızıntılarda</w:t>
            </w:r>
            <w:r w:rsidR="00CA05DA" w:rsidRPr="009A1EF7">
              <w:rPr>
                <w:rFonts w:asciiTheme="minorHAnsi" w:hAnsiTheme="minorHAnsi" w:cstheme="minorHAnsi"/>
                <w:b/>
                <w:lang w:val="tr-TR"/>
              </w:rPr>
              <w:t xml:space="preserve"> yapılacaklar</w:t>
            </w:r>
            <w:r w:rsidR="00C00C71" w:rsidRPr="009A1EF7">
              <w:rPr>
                <w:rFonts w:asciiTheme="minorHAnsi" w:hAnsiTheme="minorHAnsi" w:cstheme="minorHAnsi"/>
                <w:b/>
                <w:lang w:val="tr-TR"/>
              </w:rPr>
              <w:t xml:space="preserve">: </w:t>
            </w:r>
          </w:p>
          <w:p w14:paraId="422F1164" w14:textId="77777777" w:rsidR="000C56AB" w:rsidRPr="009A1EF7" w:rsidRDefault="000C56AB" w:rsidP="00576BEF">
            <w:pPr>
              <w:rPr>
                <w:rFonts w:asciiTheme="minorHAnsi" w:hAnsiTheme="minorHAnsi" w:cstheme="minorHAnsi"/>
                <w:b/>
                <w:lang w:val="tr-TR"/>
              </w:rPr>
            </w:pPr>
          </w:p>
          <w:p w14:paraId="22BB027F" w14:textId="77777777" w:rsidR="00442C3B" w:rsidRDefault="00C00C71" w:rsidP="00BA138E">
            <w:pPr>
              <w:pStyle w:val="Heading4"/>
              <w:rPr>
                <w:lang w:val="tr-TR"/>
              </w:rPr>
            </w:pPr>
            <w:r w:rsidRPr="009A1EF7">
              <w:rPr>
                <w:lang w:val="tr-TR"/>
              </w:rPr>
              <w:t xml:space="preserve">      </w:t>
            </w:r>
            <w:r w:rsidR="00576BEF" w:rsidRPr="009A1EF7">
              <w:rPr>
                <w:lang w:val="tr-TR"/>
              </w:rPr>
              <w:t xml:space="preserve">      </w:t>
            </w:r>
            <w:r w:rsidR="00442C3B" w:rsidRPr="009A1EF7">
              <w:rPr>
                <w:lang w:val="tr-TR"/>
              </w:rPr>
              <w:t xml:space="preserve">Güvenlik Kontrol Merkezi </w:t>
            </w:r>
          </w:p>
          <w:p w14:paraId="7B5B7B74" w14:textId="77777777" w:rsidR="000C56AB" w:rsidRPr="000C56AB" w:rsidRDefault="000C56AB" w:rsidP="000C56AB">
            <w:pPr>
              <w:rPr>
                <w:lang w:val="tr-TR"/>
              </w:rPr>
            </w:pPr>
          </w:p>
          <w:p w14:paraId="7F9C0F9E" w14:textId="77777777" w:rsidR="00442C3B" w:rsidRPr="009A1EF7" w:rsidRDefault="00442C3B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MDBF’deki olaylarda MDBF Bina Sorumlusunu ve lab girişinde yazan aci</w:t>
            </w:r>
            <w:r w:rsidR="0072263B" w:rsidRPr="009A1EF7">
              <w:rPr>
                <w:rFonts w:asciiTheme="minorHAnsi" w:hAnsiTheme="minorHAnsi" w:cstheme="minorHAnsi"/>
              </w:rPr>
              <w:t>l durumda aranması belirtilen kişileri arayın</w:t>
            </w:r>
            <w:r w:rsidRPr="009A1EF7">
              <w:rPr>
                <w:rFonts w:asciiTheme="minorHAnsi" w:hAnsiTheme="minorHAnsi" w:cstheme="minorHAnsi"/>
              </w:rPr>
              <w:t xml:space="preserve">. </w:t>
            </w:r>
          </w:p>
          <w:p w14:paraId="2110119E" w14:textId="77777777" w:rsidR="00442C3B" w:rsidRPr="009A1EF7" w:rsidRDefault="00442C3B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MDBF haricindeki yerdeki olaylarda SAO gece vardiyasındaki teknisyenler</w:t>
            </w:r>
            <w:r w:rsidR="008003AA" w:rsidRPr="009A1EF7">
              <w:rPr>
                <w:rFonts w:asciiTheme="minorHAnsi" w:hAnsiTheme="minorHAnsi" w:cstheme="minorHAnsi"/>
              </w:rPr>
              <w:t xml:space="preserve"> </w:t>
            </w:r>
            <w:r w:rsidRPr="009A1EF7">
              <w:rPr>
                <w:rFonts w:asciiTheme="minorHAnsi" w:hAnsiTheme="minorHAnsi" w:cstheme="minorHAnsi"/>
              </w:rPr>
              <w:t xml:space="preserve">aranır. </w:t>
            </w:r>
          </w:p>
          <w:p w14:paraId="00809F90" w14:textId="77777777" w:rsidR="00442C3B" w:rsidRPr="009A1EF7" w:rsidRDefault="00442C3B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Büyük sızıntılarda, MDBF Bina Sorumlusu/SAO Teknik Sorumlular aranarak bilgi verilir. </w:t>
            </w:r>
            <w:r w:rsidR="00C00C71" w:rsidRPr="009A1EF7">
              <w:rPr>
                <w:rFonts w:asciiTheme="minorHAnsi" w:hAnsiTheme="minorHAnsi" w:cstheme="minorHAnsi"/>
              </w:rPr>
              <w:t xml:space="preserve">Telefondan alınan talimatlar uygulanır. </w:t>
            </w:r>
          </w:p>
          <w:p w14:paraId="6175FD86" w14:textId="77777777" w:rsidR="00FF14C6" w:rsidRPr="009A1EF7" w:rsidRDefault="00C00C71" w:rsidP="007E72E8">
            <w:pPr>
              <w:pStyle w:val="Heading2"/>
            </w:pPr>
            <w:bookmarkStart w:id="6" w:name="_Toc228157772"/>
            <w:bookmarkStart w:id="7" w:name="_Toc34822817"/>
            <w:r w:rsidRPr="009A1EF7">
              <w:t>Döküntüy</w:t>
            </w:r>
            <w:r w:rsidR="00FF14C6" w:rsidRPr="009A1EF7">
              <w:t>e Müdahale</w:t>
            </w:r>
            <w:bookmarkEnd w:id="6"/>
            <w:bookmarkEnd w:id="7"/>
            <w:r w:rsidR="00FF14C6" w:rsidRPr="009A1EF7">
              <w:t xml:space="preserve"> </w:t>
            </w:r>
          </w:p>
          <w:p w14:paraId="068BEFF3" w14:textId="77777777" w:rsidR="00103807" w:rsidRPr="009A1EF7" w:rsidRDefault="001E4B8D" w:rsidP="00A76932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D</w:t>
            </w:r>
            <w:r w:rsidR="00103807" w:rsidRPr="009A1EF7">
              <w:rPr>
                <w:rFonts w:asciiTheme="minorHAnsi" w:hAnsiTheme="minorHAnsi" w:cstheme="minorHAnsi"/>
              </w:rPr>
              <w:t>ökülen kimyasal</w:t>
            </w:r>
            <w:r w:rsidR="00180D9B">
              <w:rPr>
                <w:rFonts w:asciiTheme="minorHAnsi" w:hAnsiTheme="minorHAnsi" w:cstheme="minorHAnsi"/>
              </w:rPr>
              <w:t>,</w:t>
            </w:r>
            <w:r w:rsidR="00103807" w:rsidRPr="009A1EF7">
              <w:rPr>
                <w:rFonts w:asciiTheme="minorHAnsi" w:hAnsiTheme="minorHAnsi" w:cstheme="minorHAnsi"/>
              </w:rPr>
              <w:t xml:space="preserve"> olay yerine gelen </w:t>
            </w:r>
            <w:r w:rsidRPr="009A1EF7">
              <w:rPr>
                <w:rFonts w:asciiTheme="minorHAnsi" w:hAnsiTheme="minorHAnsi" w:cstheme="minorHAnsi"/>
              </w:rPr>
              <w:t xml:space="preserve">Bölüm/Lab </w:t>
            </w:r>
            <w:r w:rsidR="00103807" w:rsidRPr="009A1EF7">
              <w:rPr>
                <w:rFonts w:asciiTheme="minorHAnsi" w:hAnsiTheme="minorHAnsi" w:cstheme="minorHAnsi"/>
              </w:rPr>
              <w:t xml:space="preserve">Sorumlusu’nun liderliğinde temizlenir. </w:t>
            </w:r>
          </w:p>
          <w:p w14:paraId="4180FC4B" w14:textId="77777777" w:rsidR="00103807" w:rsidRPr="009A1EF7" w:rsidRDefault="00A76932" w:rsidP="00BA138E">
            <w:pPr>
              <w:pStyle w:val="Heading3"/>
            </w:pPr>
            <w:bookmarkStart w:id="8" w:name="_Toc34822818"/>
            <w:r w:rsidRPr="009A1EF7">
              <w:t xml:space="preserve">Genel - </w:t>
            </w:r>
            <w:r w:rsidR="00103807" w:rsidRPr="009A1EF7">
              <w:t xml:space="preserve">Olay Yerinde Rehberlik Eden </w:t>
            </w:r>
            <w:r w:rsidR="00D21D02" w:rsidRPr="009A1EF7">
              <w:t xml:space="preserve">Bölüm </w:t>
            </w:r>
            <w:r w:rsidR="00103807" w:rsidRPr="009A1EF7">
              <w:t>Sorumlusunun sorumlulukları</w:t>
            </w:r>
            <w:bookmarkEnd w:id="8"/>
            <w:r w:rsidR="00275BC9">
              <w:br/>
            </w:r>
          </w:p>
          <w:p w14:paraId="0C5B99DF" w14:textId="77777777" w:rsidR="00D21D02" w:rsidRPr="009A1EF7" w:rsidRDefault="00966D78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Tutuşturucu kaynakları</w:t>
            </w:r>
            <w:r w:rsidR="008003AA" w:rsidRPr="009A1EF7">
              <w:rPr>
                <w:rFonts w:asciiTheme="minorHAnsi" w:hAnsiTheme="minorHAnsi" w:cstheme="minorHAnsi"/>
              </w:rPr>
              <w:t xml:space="preserve">n </w:t>
            </w:r>
            <w:r w:rsidR="00180D9B" w:rsidRPr="00EC242C">
              <w:rPr>
                <w:rFonts w:asciiTheme="minorHAnsi" w:hAnsiTheme="minorHAnsi" w:cstheme="minorHAnsi"/>
              </w:rPr>
              <w:t>dökülmeden</w:t>
            </w:r>
            <w:r w:rsidR="00180D9B">
              <w:rPr>
                <w:rFonts w:asciiTheme="minorHAnsi" w:hAnsiTheme="minorHAnsi" w:cstheme="minorHAnsi"/>
              </w:rPr>
              <w:t xml:space="preserve"> </w:t>
            </w:r>
            <w:r w:rsidR="008003AA" w:rsidRPr="009A1EF7">
              <w:rPr>
                <w:rFonts w:asciiTheme="minorHAnsi" w:hAnsiTheme="minorHAnsi" w:cstheme="minorHAnsi"/>
              </w:rPr>
              <w:t>uzaklaştırıldığından</w:t>
            </w:r>
            <w:r w:rsidR="00173F83" w:rsidRPr="009A1EF7">
              <w:rPr>
                <w:rFonts w:asciiTheme="minorHAnsi" w:hAnsiTheme="minorHAnsi" w:cstheme="minorHAnsi"/>
              </w:rPr>
              <w:t xml:space="preserve"> </w:t>
            </w:r>
            <w:r w:rsidR="008003AA" w:rsidRPr="009A1EF7">
              <w:rPr>
                <w:rFonts w:asciiTheme="minorHAnsi" w:hAnsiTheme="minorHAnsi" w:cstheme="minorHAnsi"/>
              </w:rPr>
              <w:t>emin</w:t>
            </w:r>
            <w:r w:rsidR="00687028" w:rsidRPr="009A1EF7">
              <w:rPr>
                <w:rFonts w:asciiTheme="minorHAnsi" w:hAnsiTheme="minorHAnsi" w:cstheme="minorHAnsi"/>
              </w:rPr>
              <w:t xml:space="preserve"> olu</w:t>
            </w:r>
            <w:r w:rsidR="0072263B" w:rsidRPr="009A1EF7">
              <w:rPr>
                <w:rFonts w:asciiTheme="minorHAnsi" w:hAnsiTheme="minorHAnsi" w:cstheme="minorHAnsi"/>
              </w:rPr>
              <w:t>nu</w:t>
            </w:r>
            <w:r w:rsidR="00687028" w:rsidRPr="009A1EF7">
              <w:rPr>
                <w:rFonts w:asciiTheme="minorHAnsi" w:hAnsiTheme="minorHAnsi" w:cstheme="minorHAnsi"/>
              </w:rPr>
              <w:t>r.</w:t>
            </w:r>
          </w:p>
          <w:p w14:paraId="312AC493" w14:textId="77777777" w:rsidR="00687028" w:rsidRPr="009A1EF7" w:rsidRDefault="00687028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Havalandırma sağla</w:t>
            </w:r>
            <w:r w:rsidR="00180D9B">
              <w:rPr>
                <w:rFonts w:asciiTheme="minorHAnsi" w:hAnsiTheme="minorHAnsi" w:cstheme="minorHAnsi"/>
              </w:rPr>
              <w:t xml:space="preserve">nır. </w:t>
            </w:r>
            <w:r w:rsidRPr="009A1EF7">
              <w:rPr>
                <w:rFonts w:asciiTheme="minorHAnsi" w:hAnsiTheme="minorHAnsi" w:cstheme="minorHAnsi"/>
              </w:rPr>
              <w:t>(</w:t>
            </w:r>
            <w:r w:rsidR="005519D9">
              <w:rPr>
                <w:rFonts w:asciiTheme="minorHAnsi" w:hAnsiTheme="minorHAnsi" w:cstheme="minorHAnsi"/>
              </w:rPr>
              <w:t>O</w:t>
            </w:r>
            <w:r w:rsidR="008003AA" w:rsidRPr="009A1EF7">
              <w:rPr>
                <w:rFonts w:asciiTheme="minorHAnsi" w:hAnsiTheme="minorHAnsi" w:cstheme="minorHAnsi"/>
              </w:rPr>
              <w:t xml:space="preserve">lay </w:t>
            </w:r>
            <w:r w:rsidRPr="009A1EF7">
              <w:rPr>
                <w:rFonts w:asciiTheme="minorHAnsi" w:hAnsiTheme="minorHAnsi" w:cstheme="minorHAnsi"/>
              </w:rPr>
              <w:t>iç alanlarda</w:t>
            </w:r>
            <w:r w:rsidR="008003AA" w:rsidRPr="009A1EF7">
              <w:rPr>
                <w:rFonts w:asciiTheme="minorHAnsi" w:hAnsiTheme="minorHAnsi" w:cstheme="minorHAnsi"/>
              </w:rPr>
              <w:t xml:space="preserve"> meydana gelmiş ise</w:t>
            </w:r>
            <w:r w:rsidRPr="009A1EF7">
              <w:rPr>
                <w:rFonts w:asciiTheme="minorHAnsi" w:hAnsiTheme="minorHAnsi" w:cstheme="minorHAnsi"/>
              </w:rPr>
              <w:t>)</w:t>
            </w:r>
          </w:p>
          <w:p w14:paraId="50C3F698" w14:textId="77777777" w:rsidR="004928D2" w:rsidRPr="009A1EF7" w:rsidRDefault="00103807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Dökülen kimyasal biliniyorsa MSDS gözden geçirilerek hangi KKD’lerin kullan</w:t>
            </w:r>
            <w:r w:rsidR="008003AA" w:rsidRPr="009A1EF7">
              <w:rPr>
                <w:rFonts w:asciiTheme="minorHAnsi" w:hAnsiTheme="minorHAnsi" w:cstheme="minorHAnsi"/>
              </w:rPr>
              <w:t>ıl</w:t>
            </w:r>
            <w:r w:rsidRPr="009A1EF7">
              <w:rPr>
                <w:rFonts w:asciiTheme="minorHAnsi" w:hAnsiTheme="minorHAnsi" w:cstheme="minorHAnsi"/>
              </w:rPr>
              <w:t xml:space="preserve">ması gerektiği belirlenir, temizleyecek kişilerin </w:t>
            </w:r>
            <w:r w:rsidR="008003AA" w:rsidRPr="009A1EF7">
              <w:rPr>
                <w:rFonts w:asciiTheme="minorHAnsi" w:hAnsiTheme="minorHAnsi" w:cstheme="minorHAnsi"/>
              </w:rPr>
              <w:t xml:space="preserve">işe uygun </w:t>
            </w:r>
            <w:r w:rsidRPr="009A1EF7">
              <w:rPr>
                <w:rFonts w:asciiTheme="minorHAnsi" w:hAnsiTheme="minorHAnsi" w:cstheme="minorHAnsi"/>
              </w:rPr>
              <w:t xml:space="preserve">KKD’leri uygun şekilde </w:t>
            </w:r>
            <w:r w:rsidR="008003AA" w:rsidRPr="009A1EF7">
              <w:rPr>
                <w:rFonts w:asciiTheme="minorHAnsi" w:hAnsiTheme="minorHAnsi" w:cstheme="minorHAnsi"/>
              </w:rPr>
              <w:t xml:space="preserve">kullandığından </w:t>
            </w:r>
            <w:r w:rsidRPr="009A1EF7">
              <w:rPr>
                <w:rFonts w:asciiTheme="minorHAnsi" w:hAnsiTheme="minorHAnsi" w:cstheme="minorHAnsi"/>
              </w:rPr>
              <w:t>emin olunur</w:t>
            </w:r>
            <w:r w:rsidR="004928D2" w:rsidRPr="009A1EF7">
              <w:rPr>
                <w:rFonts w:asciiTheme="minorHAnsi" w:hAnsiTheme="minorHAnsi" w:cstheme="minorHAnsi"/>
              </w:rPr>
              <w:t>.</w:t>
            </w:r>
          </w:p>
          <w:p w14:paraId="08D81218" w14:textId="77777777" w:rsidR="00103807" w:rsidRPr="009A1EF7" w:rsidRDefault="004928D2" w:rsidP="0072263B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Dökülmeden kaynaklı buharlaşma varsa ortamdaki buharı solu</w:t>
            </w:r>
            <w:r w:rsidR="0072263B" w:rsidRPr="009A1EF7">
              <w:rPr>
                <w:rFonts w:asciiTheme="minorHAnsi" w:hAnsiTheme="minorHAnsi" w:cstheme="minorHAnsi"/>
              </w:rPr>
              <w:t xml:space="preserve">mamalıdır. </w:t>
            </w:r>
            <w:r w:rsidRPr="009A1EF7">
              <w:rPr>
                <w:rFonts w:asciiTheme="minorHAnsi" w:hAnsiTheme="minorHAnsi" w:cstheme="minorHAnsi"/>
              </w:rPr>
              <w:t xml:space="preserve">Gaz </w:t>
            </w:r>
            <w:r w:rsidR="003B34C7" w:rsidRPr="009A1EF7">
              <w:rPr>
                <w:rFonts w:asciiTheme="minorHAnsi" w:hAnsiTheme="minorHAnsi" w:cstheme="minorHAnsi"/>
              </w:rPr>
              <w:t>ve</w:t>
            </w:r>
            <w:r w:rsidRPr="009A1EF7">
              <w:rPr>
                <w:rFonts w:asciiTheme="minorHAnsi" w:hAnsiTheme="minorHAnsi" w:cstheme="minorHAnsi"/>
              </w:rPr>
              <w:t xml:space="preserve"> buhar maskesi k</w:t>
            </w:r>
            <w:r w:rsidR="00180D9B">
              <w:rPr>
                <w:rFonts w:asciiTheme="minorHAnsi" w:hAnsiTheme="minorHAnsi" w:cstheme="minorHAnsi"/>
              </w:rPr>
              <w:t>/</w:t>
            </w:r>
            <w:r w:rsidRPr="009A1EF7">
              <w:rPr>
                <w:rFonts w:asciiTheme="minorHAnsi" w:hAnsiTheme="minorHAnsi" w:cstheme="minorHAnsi"/>
              </w:rPr>
              <w:t xml:space="preserve"> toz maskesi kullan</w:t>
            </w:r>
            <w:r w:rsidR="0072263B" w:rsidRPr="009A1EF7">
              <w:rPr>
                <w:rFonts w:asciiTheme="minorHAnsi" w:hAnsiTheme="minorHAnsi" w:cstheme="minorHAnsi"/>
              </w:rPr>
              <w:t xml:space="preserve">ılır. 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  <w:r w:rsidR="00103807" w:rsidRPr="009A1EF7">
              <w:rPr>
                <w:rFonts w:asciiTheme="minorHAnsi" w:hAnsiTheme="minorHAnsi" w:cstheme="minorHAnsi"/>
              </w:rPr>
              <w:t>(</w:t>
            </w:r>
            <w:r w:rsidR="005519D9">
              <w:rPr>
                <w:rFonts w:asciiTheme="minorHAnsi" w:hAnsiTheme="minorHAnsi" w:cstheme="minorHAnsi"/>
              </w:rPr>
              <w:t>U</w:t>
            </w:r>
            <w:r w:rsidR="008003AA" w:rsidRPr="009A1EF7">
              <w:rPr>
                <w:rFonts w:asciiTheme="minorHAnsi" w:hAnsiTheme="minorHAnsi" w:cstheme="minorHAnsi"/>
              </w:rPr>
              <w:t xml:space="preserve">ygun </w:t>
            </w:r>
            <w:r w:rsidR="00103807" w:rsidRPr="009A1EF7">
              <w:rPr>
                <w:rFonts w:asciiTheme="minorHAnsi" w:hAnsiTheme="minorHAnsi" w:cstheme="minorHAnsi"/>
              </w:rPr>
              <w:t>maske filtresi</w:t>
            </w:r>
            <w:r w:rsidRPr="009A1EF7">
              <w:rPr>
                <w:rFonts w:asciiTheme="minorHAnsi" w:hAnsiTheme="minorHAnsi" w:cstheme="minorHAnsi"/>
              </w:rPr>
              <w:t>nin</w:t>
            </w:r>
            <w:r w:rsidR="00103807" w:rsidRPr="009A1EF7">
              <w:rPr>
                <w:rFonts w:asciiTheme="minorHAnsi" w:hAnsiTheme="minorHAnsi" w:cstheme="minorHAnsi"/>
              </w:rPr>
              <w:t xml:space="preserve"> </w:t>
            </w:r>
            <w:r w:rsidR="0072263B" w:rsidRPr="009A1EF7">
              <w:rPr>
                <w:rFonts w:asciiTheme="minorHAnsi" w:hAnsiTheme="minorHAnsi" w:cstheme="minorHAnsi"/>
              </w:rPr>
              <w:t xml:space="preserve">ABEK veya özel kimyasal ise özel filtre maskeye </w:t>
            </w:r>
            <w:r w:rsidR="00103807" w:rsidRPr="009A1EF7">
              <w:rPr>
                <w:rFonts w:asciiTheme="minorHAnsi" w:hAnsiTheme="minorHAnsi" w:cstheme="minorHAnsi"/>
              </w:rPr>
              <w:t>takılı olduğu</w:t>
            </w:r>
            <w:r w:rsidRPr="009A1EF7">
              <w:rPr>
                <w:rFonts w:asciiTheme="minorHAnsi" w:hAnsiTheme="minorHAnsi" w:cstheme="minorHAnsi"/>
              </w:rPr>
              <w:t>n emin olun</w:t>
            </w:r>
            <w:r w:rsidR="00103807" w:rsidRPr="009A1EF7">
              <w:rPr>
                <w:rFonts w:asciiTheme="minorHAnsi" w:hAnsiTheme="minorHAnsi" w:cstheme="minorHAnsi"/>
              </w:rPr>
              <w:t>)</w:t>
            </w:r>
          </w:p>
          <w:p w14:paraId="643AD345" w14:textId="77777777" w:rsidR="00656951" w:rsidRPr="009A1EF7" w:rsidRDefault="008003AA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Dökülen kimyasal</w:t>
            </w:r>
            <w:r w:rsidR="00656951" w:rsidRPr="009A1EF7">
              <w:rPr>
                <w:rFonts w:asciiTheme="minorHAnsi" w:hAnsiTheme="minorHAnsi" w:cstheme="minorHAnsi"/>
              </w:rPr>
              <w:t xml:space="preserve"> bilinmiyorsa çok tehlikeli bir kimy</w:t>
            </w:r>
            <w:r w:rsidR="00E934D1" w:rsidRPr="009A1EF7">
              <w:rPr>
                <w:rFonts w:asciiTheme="minorHAnsi" w:hAnsiTheme="minorHAnsi" w:cstheme="minorHAnsi"/>
              </w:rPr>
              <w:t xml:space="preserve">asal olduğu kabul </w:t>
            </w:r>
            <w:r w:rsidR="00966D78" w:rsidRPr="009A1EF7">
              <w:rPr>
                <w:rFonts w:asciiTheme="minorHAnsi" w:hAnsiTheme="minorHAnsi" w:cstheme="minorHAnsi"/>
              </w:rPr>
              <w:t>edilerek</w:t>
            </w:r>
            <w:r w:rsidR="00E934D1" w:rsidRPr="009A1EF7">
              <w:rPr>
                <w:rFonts w:asciiTheme="minorHAnsi" w:hAnsiTheme="minorHAnsi" w:cstheme="minorHAnsi"/>
              </w:rPr>
              <w:t xml:space="preserve"> </w:t>
            </w:r>
            <w:r w:rsidR="00173F83" w:rsidRPr="009A1EF7">
              <w:rPr>
                <w:rFonts w:asciiTheme="minorHAnsi" w:hAnsiTheme="minorHAnsi" w:cstheme="minorHAnsi"/>
              </w:rPr>
              <w:t>t</w:t>
            </w:r>
            <w:r w:rsidR="00E934D1" w:rsidRPr="009A1EF7">
              <w:rPr>
                <w:rFonts w:asciiTheme="minorHAnsi" w:hAnsiTheme="minorHAnsi" w:cstheme="minorHAnsi"/>
              </w:rPr>
              <w:t>am</w:t>
            </w:r>
            <w:r w:rsidR="00656951" w:rsidRPr="009A1EF7">
              <w:rPr>
                <w:rFonts w:asciiTheme="minorHAnsi" w:hAnsiTheme="minorHAnsi" w:cstheme="minorHAnsi"/>
              </w:rPr>
              <w:t xml:space="preserve"> donanımlı </w:t>
            </w:r>
            <w:r w:rsidR="00173F83" w:rsidRPr="009A1EF7">
              <w:rPr>
                <w:rFonts w:asciiTheme="minorHAnsi" w:hAnsiTheme="minorHAnsi" w:cstheme="minorHAnsi"/>
              </w:rPr>
              <w:t xml:space="preserve">olarak </w:t>
            </w:r>
            <w:r w:rsidR="00656951" w:rsidRPr="009A1EF7">
              <w:rPr>
                <w:rFonts w:asciiTheme="minorHAnsi" w:hAnsiTheme="minorHAnsi" w:cstheme="minorHAnsi"/>
              </w:rPr>
              <w:t>(gözlük, kimyasala dirençli eldiven, çizme,</w:t>
            </w:r>
            <w:r w:rsidR="004928D2" w:rsidRPr="009A1EF7">
              <w:rPr>
                <w:rFonts w:asciiTheme="minorHAnsi" w:hAnsiTheme="minorHAnsi" w:cstheme="minorHAnsi"/>
              </w:rPr>
              <w:t xml:space="preserve"> gaz maskesi,</w:t>
            </w:r>
            <w:r w:rsidR="00656951" w:rsidRPr="009A1EF7">
              <w:rPr>
                <w:rFonts w:asciiTheme="minorHAnsi" w:hAnsiTheme="minorHAnsi" w:cstheme="minorHAnsi"/>
              </w:rPr>
              <w:t xml:space="preserve"> tulum</w:t>
            </w:r>
            <w:r w:rsidRPr="009A1EF7">
              <w:rPr>
                <w:rFonts w:asciiTheme="minorHAnsi" w:hAnsiTheme="minorHAnsi" w:cstheme="minorHAnsi"/>
              </w:rPr>
              <w:t xml:space="preserve"> giyilerek</w:t>
            </w:r>
            <w:r w:rsidR="00656951" w:rsidRPr="009A1EF7">
              <w:rPr>
                <w:rFonts w:asciiTheme="minorHAnsi" w:hAnsiTheme="minorHAnsi" w:cstheme="minorHAnsi"/>
              </w:rPr>
              <w:t xml:space="preserve">) 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  <w:r w:rsidR="00656951" w:rsidRPr="009A1EF7">
              <w:rPr>
                <w:rFonts w:asciiTheme="minorHAnsi" w:hAnsiTheme="minorHAnsi" w:cstheme="minorHAnsi"/>
              </w:rPr>
              <w:t xml:space="preserve">dökülmenin olduğu alana girilir. </w:t>
            </w:r>
          </w:p>
          <w:p w14:paraId="3FC7F2E1" w14:textId="77777777" w:rsidR="003B34C7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Dökülme – sızıntı devam ediyorsa </w:t>
            </w:r>
            <w:r w:rsidR="008003AA" w:rsidRPr="009A1EF7">
              <w:rPr>
                <w:rFonts w:asciiTheme="minorHAnsi" w:hAnsiTheme="minorHAnsi" w:cstheme="minorHAnsi"/>
              </w:rPr>
              <w:t>daha fazla dökülme kaynaktan engellenir.</w:t>
            </w:r>
            <w:r w:rsidRPr="009A1EF7">
              <w:rPr>
                <w:rFonts w:asciiTheme="minorHAnsi" w:hAnsiTheme="minorHAnsi" w:cstheme="minorHAnsi"/>
              </w:rPr>
              <w:t xml:space="preserve"> (</w:t>
            </w:r>
            <w:r w:rsidR="008003AA" w:rsidRPr="009A1EF7">
              <w:rPr>
                <w:rFonts w:asciiTheme="minorHAnsi" w:hAnsiTheme="minorHAnsi" w:cstheme="minorHAnsi"/>
              </w:rPr>
              <w:t xml:space="preserve">ör. </w:t>
            </w:r>
            <w:r w:rsidRPr="009A1EF7">
              <w:rPr>
                <w:rFonts w:asciiTheme="minorHAnsi" w:hAnsiTheme="minorHAnsi" w:cstheme="minorHAnsi"/>
              </w:rPr>
              <w:t xml:space="preserve">devrilen bir şişe veya kabı tekrar dik duruma getirmek, delik varilleri çevirerek, vb.) </w:t>
            </w:r>
          </w:p>
          <w:p w14:paraId="74BD8265" w14:textId="77777777" w:rsidR="003B34C7" w:rsidRPr="009A1EF7" w:rsidRDefault="00275141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lastRenderedPageBreak/>
              <w:pict w14:anchorId="6FD327B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Hazardous Materials Spill Kits" style="position:absolute;left:0;text-align:left;margin-left:322.15pt;margin-top:59.15pt;width:175.25pt;height:175.25pt;z-index:251659264;mso-position-horizontal-relative:text;mso-position-vertical-relative:text;mso-width-relative:page;mso-height-relative:page">
                  <v:imagedata r:id="rId10" o:title="sc_KIT359B1_W"/>
                  <w10:wrap type="square"/>
                </v:shape>
              </w:pict>
            </w:r>
            <w:r w:rsidR="00FF14C6" w:rsidRPr="009A1EF7">
              <w:rPr>
                <w:rFonts w:asciiTheme="minorHAnsi" w:hAnsiTheme="minorHAnsi" w:cstheme="minorHAnsi"/>
              </w:rPr>
              <w:t>Sıvı dökülmeleri için; olay yerine en yakın yerdeki döküntü kiti içindeki bariyerleri (sosis şeklinde olanlarını) kullanarak çember içine alarak sınırlandır ve dökülmenin yayılmasını önle</w:t>
            </w:r>
            <w:r w:rsidR="003B34C7" w:rsidRPr="009A1EF7">
              <w:rPr>
                <w:rFonts w:asciiTheme="minorHAnsi" w:hAnsiTheme="minorHAnsi" w:cstheme="minorHAnsi"/>
              </w:rPr>
              <w:t>nir</w:t>
            </w:r>
            <w:r w:rsidR="00FF14C6" w:rsidRPr="009A1EF7">
              <w:rPr>
                <w:rFonts w:asciiTheme="minorHAnsi" w:hAnsiTheme="minorHAnsi" w:cstheme="minorHAnsi"/>
              </w:rPr>
              <w:t xml:space="preserve">. </w:t>
            </w:r>
          </w:p>
          <w:p w14:paraId="254042AC" w14:textId="77777777" w:rsidR="003B34C7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Toz dökülmeler için; fırça, faraş yardımıyla </w:t>
            </w:r>
            <w:r w:rsidR="008003AA" w:rsidRPr="009A1EF7">
              <w:rPr>
                <w:rFonts w:asciiTheme="minorHAnsi" w:hAnsiTheme="minorHAnsi" w:cstheme="minorHAnsi"/>
              </w:rPr>
              <w:t xml:space="preserve">malzeme </w:t>
            </w:r>
            <w:r w:rsidR="00173F83" w:rsidRPr="009A1EF7">
              <w:rPr>
                <w:rFonts w:asciiTheme="minorHAnsi" w:hAnsiTheme="minorHAnsi" w:cstheme="minorHAnsi"/>
              </w:rPr>
              <w:t>toplan</w:t>
            </w:r>
            <w:r w:rsidRPr="009A1EF7">
              <w:rPr>
                <w:rFonts w:asciiTheme="minorHAnsi" w:hAnsiTheme="minorHAnsi" w:cstheme="minorHAnsi"/>
              </w:rPr>
              <w:t xml:space="preserve">arak </w:t>
            </w:r>
            <w:r w:rsidR="008003AA" w:rsidRPr="009A1EF7">
              <w:rPr>
                <w:rFonts w:asciiTheme="minorHAnsi" w:hAnsiTheme="minorHAnsi" w:cstheme="minorHAnsi"/>
              </w:rPr>
              <w:t xml:space="preserve">alandan </w:t>
            </w:r>
            <w:r w:rsidRPr="009A1EF7">
              <w:rPr>
                <w:rFonts w:asciiTheme="minorHAnsi" w:hAnsiTheme="minorHAnsi" w:cstheme="minorHAnsi"/>
              </w:rPr>
              <w:t>tehlikeli atık olarak uzaklaştır</w:t>
            </w:r>
            <w:r w:rsidR="00173F83" w:rsidRPr="009A1EF7">
              <w:rPr>
                <w:rFonts w:asciiTheme="minorHAnsi" w:hAnsiTheme="minorHAnsi" w:cstheme="minorHAnsi"/>
              </w:rPr>
              <w:t>ılır</w:t>
            </w:r>
            <w:r w:rsidRPr="009A1EF7">
              <w:rPr>
                <w:rFonts w:asciiTheme="minorHAnsi" w:hAnsiTheme="minorHAnsi" w:cstheme="minorHAnsi"/>
              </w:rPr>
              <w:t xml:space="preserve">. </w:t>
            </w:r>
          </w:p>
          <w:p w14:paraId="2D4A7C34" w14:textId="77777777" w:rsidR="003B34C7" w:rsidRPr="009A1EF7" w:rsidRDefault="00A13C84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Döküntü mazgallara ve </w:t>
            </w:r>
            <w:r w:rsidR="00173F83" w:rsidRPr="009A1EF7">
              <w:rPr>
                <w:rFonts w:asciiTheme="minorHAnsi" w:hAnsiTheme="minorHAnsi" w:cstheme="minorHAnsi"/>
              </w:rPr>
              <w:t>toprağa yakınsa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  <w:r w:rsidR="00FF14C6" w:rsidRPr="009A1EF7">
              <w:rPr>
                <w:rFonts w:asciiTheme="minorHAnsi" w:hAnsiTheme="minorHAnsi" w:cstheme="minorHAnsi"/>
              </w:rPr>
              <w:t xml:space="preserve">döküntü kitleri </w:t>
            </w:r>
            <w:r w:rsidR="003B34C7" w:rsidRPr="009A1EF7">
              <w:rPr>
                <w:rFonts w:asciiTheme="minorHAnsi" w:hAnsiTheme="minorHAnsi" w:cstheme="minorHAnsi"/>
              </w:rPr>
              <w:t>ve plastik torba/</w:t>
            </w:r>
            <w:r w:rsidR="00687028" w:rsidRPr="009A1EF7">
              <w:rPr>
                <w:rFonts w:asciiTheme="minorHAnsi" w:hAnsiTheme="minorHAnsi" w:cstheme="minorHAnsi"/>
              </w:rPr>
              <w:t>b</w:t>
            </w:r>
            <w:r w:rsidR="00656951" w:rsidRPr="009A1EF7">
              <w:rPr>
                <w:rFonts w:asciiTheme="minorHAnsi" w:hAnsiTheme="minorHAnsi" w:cstheme="minorHAnsi"/>
              </w:rPr>
              <w:t xml:space="preserve">randa ile </w:t>
            </w:r>
            <w:r w:rsidRPr="009A1EF7">
              <w:rPr>
                <w:rFonts w:asciiTheme="minorHAnsi" w:hAnsiTheme="minorHAnsi" w:cstheme="minorHAnsi"/>
              </w:rPr>
              <w:t>kanala ve toprağa sızınt</w:t>
            </w:r>
            <w:r w:rsidR="008003AA" w:rsidRPr="009A1EF7">
              <w:rPr>
                <w:rFonts w:asciiTheme="minorHAnsi" w:hAnsiTheme="minorHAnsi" w:cstheme="minorHAnsi"/>
              </w:rPr>
              <w:t>ı</w:t>
            </w:r>
            <w:r w:rsidRPr="009A1EF7">
              <w:rPr>
                <w:rFonts w:asciiTheme="minorHAnsi" w:hAnsiTheme="minorHAnsi" w:cstheme="minorHAnsi"/>
              </w:rPr>
              <w:t xml:space="preserve"> engell</w:t>
            </w:r>
            <w:r w:rsidR="008003AA" w:rsidRPr="009A1EF7">
              <w:rPr>
                <w:rFonts w:asciiTheme="minorHAnsi" w:hAnsiTheme="minorHAnsi" w:cstheme="minorHAnsi"/>
              </w:rPr>
              <w:t>e</w:t>
            </w:r>
            <w:r w:rsidRPr="009A1EF7">
              <w:rPr>
                <w:rFonts w:asciiTheme="minorHAnsi" w:hAnsiTheme="minorHAnsi" w:cstheme="minorHAnsi"/>
              </w:rPr>
              <w:t xml:space="preserve">nir. </w:t>
            </w:r>
          </w:p>
          <w:p w14:paraId="1D8BA7D1" w14:textId="77777777" w:rsidR="003B34C7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Daha sonra yastık bez gibi absorbanlar, sınırlanan döküntünün ortasına sıçratmadan yerleştir</w:t>
            </w:r>
            <w:r w:rsidR="00687028" w:rsidRPr="009A1EF7">
              <w:rPr>
                <w:rFonts w:asciiTheme="minorHAnsi" w:hAnsiTheme="minorHAnsi" w:cstheme="minorHAnsi"/>
              </w:rPr>
              <w:t>ilir</w:t>
            </w:r>
            <w:r w:rsidRPr="009A1EF7">
              <w:rPr>
                <w:rFonts w:asciiTheme="minorHAnsi" w:hAnsiTheme="minorHAnsi" w:cstheme="minorHAnsi"/>
              </w:rPr>
              <w:t xml:space="preserve">.  </w:t>
            </w:r>
          </w:p>
          <w:p w14:paraId="11B1B700" w14:textId="77777777" w:rsidR="003B34C7" w:rsidRPr="009A1EF7" w:rsidRDefault="00FF14C6" w:rsidP="007226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1-2 dakika bekledikten sonra sosis şeklindeki emicileri daraltarak döküntü ortaya doğru topla</w:t>
            </w:r>
            <w:r w:rsidR="00687028" w:rsidRPr="009A1EF7">
              <w:rPr>
                <w:rFonts w:asciiTheme="minorHAnsi" w:hAnsiTheme="minorHAnsi" w:cstheme="minorHAnsi"/>
              </w:rPr>
              <w:t>nır</w:t>
            </w:r>
            <w:r w:rsidRPr="009A1EF7">
              <w:rPr>
                <w:rFonts w:asciiTheme="minorHAnsi" w:hAnsiTheme="minorHAnsi" w:cstheme="minorHAnsi"/>
              </w:rPr>
              <w:t xml:space="preserve">.  </w:t>
            </w:r>
          </w:p>
          <w:p w14:paraId="69C625B5" w14:textId="77777777" w:rsidR="003B34C7" w:rsidRPr="009A1EF7" w:rsidRDefault="00B16AC2" w:rsidP="009A1EF7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Alan </w:t>
            </w:r>
            <w:r w:rsidR="004B5F55" w:rsidRPr="009A1EF7">
              <w:rPr>
                <w:rFonts w:asciiTheme="minorHAnsi" w:hAnsiTheme="minorHAnsi" w:cstheme="minorHAnsi"/>
              </w:rPr>
              <w:t xml:space="preserve">tamamen </w:t>
            </w:r>
            <w:r w:rsidRPr="009A1EF7">
              <w:rPr>
                <w:rFonts w:asciiTheme="minorHAnsi" w:hAnsiTheme="minorHAnsi" w:cstheme="minorHAnsi"/>
              </w:rPr>
              <w:t xml:space="preserve">temizlenir. </w:t>
            </w:r>
            <w:r w:rsidR="00FF14C6" w:rsidRPr="009A1EF7">
              <w:rPr>
                <w:rFonts w:asciiTheme="minorHAnsi" w:hAnsiTheme="minorHAnsi" w:cstheme="minorHAnsi"/>
              </w:rPr>
              <w:t xml:space="preserve">Kullanılan absorbanlar </w:t>
            </w:r>
            <w:r w:rsidR="004B5F55" w:rsidRPr="009A1EF7">
              <w:rPr>
                <w:rFonts w:asciiTheme="minorHAnsi" w:hAnsiTheme="minorHAnsi" w:cstheme="minorHAnsi"/>
              </w:rPr>
              <w:t xml:space="preserve">ve temizlik malzemeleri </w:t>
            </w:r>
            <w:r w:rsidR="00FF14C6" w:rsidRPr="009A1EF7">
              <w:rPr>
                <w:rFonts w:asciiTheme="minorHAnsi" w:hAnsiTheme="minorHAnsi" w:cstheme="minorHAnsi"/>
              </w:rPr>
              <w:t>tehlikeli atık poşetine</w:t>
            </w:r>
            <w:r w:rsidRPr="009A1EF7">
              <w:rPr>
                <w:rFonts w:asciiTheme="minorHAnsi" w:hAnsiTheme="minorHAnsi" w:cstheme="minorHAnsi"/>
              </w:rPr>
              <w:t xml:space="preserve"> alınır </w:t>
            </w:r>
            <w:r w:rsidR="00FF14C6" w:rsidRPr="009A1EF7">
              <w:rPr>
                <w:rFonts w:asciiTheme="minorHAnsi" w:hAnsiTheme="minorHAnsi" w:cstheme="minorHAnsi"/>
              </w:rPr>
              <w:t xml:space="preserve">ve </w:t>
            </w:r>
            <w:r w:rsidR="00656951" w:rsidRPr="009A1EF7">
              <w:rPr>
                <w:rFonts w:asciiTheme="minorHAnsi" w:hAnsiTheme="minorHAnsi" w:cstheme="minorHAnsi"/>
              </w:rPr>
              <w:t xml:space="preserve">atık etiketi ile </w:t>
            </w:r>
            <w:r w:rsidR="00FF14C6" w:rsidRPr="009A1EF7">
              <w:rPr>
                <w:rFonts w:asciiTheme="minorHAnsi" w:hAnsiTheme="minorHAnsi" w:cstheme="minorHAnsi"/>
              </w:rPr>
              <w:t>geçici depolama alanına gönder</w:t>
            </w:r>
            <w:r w:rsidR="00687028" w:rsidRPr="009A1EF7">
              <w:rPr>
                <w:rFonts w:asciiTheme="minorHAnsi" w:hAnsiTheme="minorHAnsi" w:cstheme="minorHAnsi"/>
              </w:rPr>
              <w:t>ilir</w:t>
            </w:r>
            <w:r w:rsidR="00FF14C6" w:rsidRPr="009A1EF7">
              <w:rPr>
                <w:rFonts w:asciiTheme="minorHAnsi" w:hAnsiTheme="minorHAnsi" w:cstheme="minorHAnsi"/>
              </w:rPr>
              <w:t>.</w:t>
            </w:r>
            <w:r w:rsidR="00687028" w:rsidRPr="009A1EF7">
              <w:rPr>
                <w:rFonts w:asciiTheme="minorHAnsi" w:hAnsiTheme="minorHAnsi" w:cstheme="minorHAnsi"/>
              </w:rPr>
              <w:t xml:space="preserve"> SAO Atık Sahası Sorumlusu ( </w:t>
            </w:r>
            <w:r w:rsidR="00687028" w:rsidRPr="009A1EF7">
              <w:rPr>
                <w:rFonts w:asciiTheme="minorHAnsi" w:hAnsiTheme="minorHAnsi" w:cstheme="minorHAnsi"/>
                <w:b/>
              </w:rPr>
              <w:t>Dahili: 7571</w:t>
            </w:r>
            <w:r w:rsidR="00687028" w:rsidRPr="009A1EF7">
              <w:rPr>
                <w:rFonts w:asciiTheme="minorHAnsi" w:hAnsiTheme="minorHAnsi" w:cstheme="minorHAnsi"/>
              </w:rPr>
              <w:t xml:space="preserve">) aranarak bilgi verilir. </w:t>
            </w:r>
          </w:p>
          <w:p w14:paraId="71A17F1F" w14:textId="77777777" w:rsidR="00C00C71" w:rsidRDefault="00C00C71" w:rsidP="009A1EF7">
            <w:pPr>
              <w:pStyle w:val="Heading3"/>
              <w:ind w:right="209"/>
            </w:pPr>
            <w:bookmarkStart w:id="9" w:name="_Toc34822819"/>
            <w:r w:rsidRPr="009A1EF7">
              <w:t>Diğer Acil Durumlar:</w:t>
            </w:r>
            <w:bookmarkEnd w:id="9"/>
            <w:r w:rsidRPr="009A1EF7">
              <w:t xml:space="preserve"> </w:t>
            </w:r>
          </w:p>
          <w:p w14:paraId="5B96B774" w14:textId="77777777" w:rsidR="0010087F" w:rsidRPr="0010087F" w:rsidRDefault="0010087F" w:rsidP="0010087F">
            <w:pPr>
              <w:rPr>
                <w:lang w:val="tr-TR"/>
              </w:rPr>
            </w:pPr>
          </w:p>
          <w:p w14:paraId="4008CC42" w14:textId="77777777" w:rsidR="00A13C84" w:rsidRPr="009A1EF7" w:rsidRDefault="00A13C84" w:rsidP="009A1EF7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Buharlaşma yoğun ve </w:t>
            </w:r>
            <w:r w:rsidR="004B5F55" w:rsidRPr="009A1EF7">
              <w:rPr>
                <w:rFonts w:asciiTheme="minorHAnsi" w:hAnsiTheme="minorHAnsi" w:cstheme="minorHAnsi"/>
              </w:rPr>
              <w:t xml:space="preserve">alanda </w:t>
            </w:r>
            <w:r w:rsidRPr="009A1EF7">
              <w:rPr>
                <w:rFonts w:asciiTheme="minorHAnsi" w:hAnsiTheme="minorHAnsi" w:cstheme="minorHAnsi"/>
              </w:rPr>
              <w:t xml:space="preserve">havalandırma yetersiz ise tüm bina tahliye edilir. </w:t>
            </w:r>
          </w:p>
          <w:p w14:paraId="2C90E821" w14:textId="77777777" w:rsidR="00C00C71" w:rsidRPr="009A1EF7" w:rsidRDefault="00C00C71" w:rsidP="009A1EF7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Yangın durumunda alarm sistemi / pull station aktive edilir. </w:t>
            </w:r>
          </w:p>
          <w:p w14:paraId="4E25FFE5" w14:textId="77777777" w:rsidR="003B34C7" w:rsidRPr="009A1EF7" w:rsidRDefault="00656951" w:rsidP="009A1EF7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Acil Durum Planı </w:t>
            </w:r>
            <w:r w:rsidR="00C00C71" w:rsidRPr="009A1EF7">
              <w:rPr>
                <w:rFonts w:asciiTheme="minorHAnsi" w:hAnsiTheme="minorHAnsi" w:cstheme="minorHAnsi"/>
              </w:rPr>
              <w:t>uygulanır.</w:t>
            </w:r>
          </w:p>
          <w:p w14:paraId="22D6E017" w14:textId="77777777" w:rsidR="00FF14C6" w:rsidRPr="009A1EF7" w:rsidRDefault="00BA138E" w:rsidP="007E72E8">
            <w:pPr>
              <w:pStyle w:val="Heading2"/>
            </w:pPr>
            <w:bookmarkStart w:id="10" w:name="_Toc34822820"/>
            <w:r w:rsidRPr="009A1EF7">
              <w:t>Diğer</w:t>
            </w:r>
            <w:r w:rsidR="00966D78" w:rsidRPr="009A1EF7">
              <w:t xml:space="preserve"> Hususlar</w:t>
            </w:r>
            <w:bookmarkEnd w:id="10"/>
          </w:p>
          <w:p w14:paraId="285F9B6A" w14:textId="77777777" w:rsidR="00BA138E" w:rsidRPr="009A1EF7" w:rsidRDefault="00BA138E" w:rsidP="008C678F">
            <w:pPr>
              <w:pStyle w:val="Heading3"/>
              <w:spacing w:line="360" w:lineRule="auto"/>
              <w:ind w:right="209"/>
            </w:pPr>
            <w:bookmarkStart w:id="11" w:name="_Toc34822821"/>
            <w:r w:rsidRPr="009A1EF7">
              <w:t>Genel</w:t>
            </w:r>
            <w:bookmarkEnd w:id="11"/>
          </w:p>
          <w:p w14:paraId="76D9E8CD" w14:textId="77777777" w:rsidR="00966D78" w:rsidRPr="009A1EF7" w:rsidRDefault="006F2AD2" w:rsidP="00A94F3B">
            <w:pPr>
              <w:pStyle w:val="ListParagraph"/>
              <w:numPr>
                <w:ilvl w:val="0"/>
                <w:numId w:val="17"/>
              </w:numPr>
              <w:spacing w:after="200"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Kampüsün neresinde olursa olsun, </w:t>
            </w:r>
            <w:r w:rsidR="00734B88" w:rsidRPr="009A1EF7">
              <w:rPr>
                <w:rFonts w:asciiTheme="minorHAnsi" w:hAnsiTheme="minorHAnsi" w:cstheme="minorHAnsi"/>
              </w:rPr>
              <w:t xml:space="preserve">herhangi bir </w:t>
            </w:r>
            <w:r w:rsidRPr="009A1EF7">
              <w:rPr>
                <w:rFonts w:asciiTheme="minorHAnsi" w:hAnsiTheme="minorHAnsi" w:cstheme="minorHAnsi"/>
              </w:rPr>
              <w:t>dökülme ve/veya birikinti görülmesi durumunda müdahale edilme</w:t>
            </w:r>
            <w:r w:rsidR="006176FD" w:rsidRPr="009A1EF7">
              <w:rPr>
                <w:rFonts w:asciiTheme="minorHAnsi" w:hAnsiTheme="minorHAnsi" w:cstheme="minorHAnsi"/>
              </w:rPr>
              <w:t>yecek</w:t>
            </w:r>
            <w:r w:rsidR="00734B88" w:rsidRPr="009A1EF7">
              <w:rPr>
                <w:rFonts w:asciiTheme="minorHAnsi" w:hAnsiTheme="minorHAnsi" w:cstheme="minorHAnsi"/>
              </w:rPr>
              <w:t>,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  <w:r w:rsidRPr="009A1EF7">
              <w:rPr>
                <w:rFonts w:asciiTheme="minorHAnsi" w:hAnsiTheme="minorHAnsi" w:cstheme="minorHAnsi"/>
                <w:u w:val="single"/>
              </w:rPr>
              <w:t xml:space="preserve">derhal güvenlik birimi </w:t>
            </w:r>
            <w:r w:rsidRPr="009A1EF7">
              <w:rPr>
                <w:rFonts w:asciiTheme="minorHAnsi" w:hAnsiTheme="minorHAnsi" w:cstheme="minorHAnsi"/>
                <w:b/>
                <w:u w:val="single"/>
              </w:rPr>
              <w:t xml:space="preserve">5555 </w:t>
            </w:r>
            <w:r w:rsidRPr="009A1EF7">
              <w:rPr>
                <w:rFonts w:asciiTheme="minorHAnsi" w:hAnsiTheme="minorHAnsi" w:cstheme="minorHAnsi"/>
                <w:u w:val="single"/>
              </w:rPr>
              <w:t>aran</w:t>
            </w:r>
            <w:r w:rsidR="006176FD" w:rsidRPr="009A1EF7">
              <w:rPr>
                <w:rFonts w:asciiTheme="minorHAnsi" w:hAnsiTheme="minorHAnsi" w:cstheme="minorHAnsi"/>
                <w:u w:val="single"/>
              </w:rPr>
              <w:t>acaktır.</w:t>
            </w:r>
            <w:r w:rsidRPr="009A1EF7">
              <w:rPr>
                <w:rFonts w:asciiTheme="minorHAnsi" w:hAnsiTheme="minorHAnsi" w:cstheme="minorHAnsi"/>
              </w:rPr>
              <w:t xml:space="preserve"> (Dış aramalarda; </w:t>
            </w:r>
            <w:r w:rsidRPr="009A1EF7">
              <w:rPr>
                <w:rFonts w:asciiTheme="minorHAnsi" w:hAnsiTheme="minorHAnsi" w:cstheme="minorHAnsi"/>
                <w:b/>
              </w:rPr>
              <w:t>0216 568 75 55</w:t>
            </w:r>
            <w:r w:rsidRPr="009A1EF7">
              <w:rPr>
                <w:rFonts w:asciiTheme="minorHAnsi" w:hAnsiTheme="minorHAnsi" w:cstheme="minorHAnsi"/>
              </w:rPr>
              <w:t>)</w:t>
            </w:r>
          </w:p>
          <w:p w14:paraId="20C502A0" w14:textId="77777777" w:rsidR="00CE28C1" w:rsidRPr="009A1EF7" w:rsidRDefault="00A13C84" w:rsidP="00A94F3B">
            <w:pPr>
              <w:pStyle w:val="ListParagraph"/>
              <w:numPr>
                <w:ilvl w:val="0"/>
                <w:numId w:val="17"/>
              </w:numPr>
              <w:spacing w:after="200"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>Sadece eğitimli kişiler dökülmelere müdahale ede</w:t>
            </w:r>
            <w:r w:rsidR="00491003">
              <w:rPr>
                <w:rFonts w:asciiTheme="minorHAnsi" w:hAnsiTheme="minorHAnsi" w:cstheme="minorHAnsi"/>
              </w:rPr>
              <w:t>cektir.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</w:p>
          <w:p w14:paraId="41027B3B" w14:textId="77777777" w:rsidR="003F0E16" w:rsidRDefault="00CE28C1" w:rsidP="009A1EF7">
            <w:pPr>
              <w:pStyle w:val="Heading3"/>
              <w:ind w:right="209"/>
            </w:pPr>
            <w:bookmarkStart w:id="12" w:name="_Toc34822822"/>
            <w:r w:rsidRPr="009A1EF7">
              <w:t>MDBF’de binasında meydana gelen dökülmeler:</w:t>
            </w:r>
            <w:bookmarkEnd w:id="12"/>
            <w:r w:rsidRPr="009A1EF7">
              <w:t xml:space="preserve"> </w:t>
            </w:r>
          </w:p>
          <w:p w14:paraId="173E6EBD" w14:textId="77777777" w:rsidR="001610F9" w:rsidRPr="001610F9" w:rsidRDefault="001610F9" w:rsidP="001610F9">
            <w:pPr>
              <w:rPr>
                <w:lang w:val="tr-TR"/>
              </w:rPr>
            </w:pPr>
          </w:p>
          <w:p w14:paraId="512AF624" w14:textId="77777777" w:rsidR="00CE28C1" w:rsidRPr="009A1EF7" w:rsidRDefault="00CE28C1" w:rsidP="00A94F3B">
            <w:pPr>
              <w:pStyle w:val="ListParagraph"/>
              <w:numPr>
                <w:ilvl w:val="0"/>
                <w:numId w:val="28"/>
              </w:numPr>
              <w:spacing w:after="200"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  <w:b/>
              </w:rPr>
              <w:t>Dökülme MDBF içinde/rampasında gerçekleşirse: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  <w:r w:rsidR="003F0E16" w:rsidRPr="009A1EF7">
              <w:rPr>
                <w:rFonts w:asciiTheme="minorHAnsi" w:hAnsiTheme="minorHAnsi" w:cstheme="minorHAnsi"/>
              </w:rPr>
              <w:t>T</w:t>
            </w:r>
            <w:r w:rsidR="00FC774A" w:rsidRPr="009A1EF7">
              <w:rPr>
                <w:rFonts w:asciiTheme="minorHAnsi" w:hAnsiTheme="minorHAnsi" w:cstheme="minorHAnsi"/>
              </w:rPr>
              <w:t xml:space="preserve">emizlik işlemi, </w:t>
            </w:r>
            <w:r w:rsidR="004B5F55" w:rsidRPr="009A1EF7">
              <w:rPr>
                <w:rFonts w:asciiTheme="minorHAnsi" w:hAnsiTheme="minorHAnsi" w:cstheme="minorHAnsi"/>
              </w:rPr>
              <w:t xml:space="preserve">Lab </w:t>
            </w:r>
            <w:r w:rsidR="00FC774A" w:rsidRPr="009A1EF7">
              <w:rPr>
                <w:rFonts w:asciiTheme="minorHAnsi" w:hAnsiTheme="minorHAnsi" w:cstheme="minorHAnsi"/>
              </w:rPr>
              <w:t xml:space="preserve">Güvenlik Sorumlusu bilgisi </w:t>
            </w:r>
            <w:r w:rsidR="00C12530" w:rsidRPr="009A1EF7">
              <w:rPr>
                <w:rFonts w:asciiTheme="minorHAnsi" w:hAnsiTheme="minorHAnsi" w:cstheme="minorHAnsi"/>
              </w:rPr>
              <w:t>dâhilinde</w:t>
            </w:r>
            <w:r w:rsidR="00FC774A" w:rsidRPr="009A1EF7">
              <w:rPr>
                <w:rFonts w:asciiTheme="minorHAnsi" w:hAnsiTheme="minorHAnsi" w:cstheme="minorHAnsi"/>
              </w:rPr>
              <w:t xml:space="preserve"> yüksek lisans, doktora öğrencileri ve doktora sonrası araştırmacılar tarafından yapılacaktır. </w:t>
            </w:r>
          </w:p>
          <w:p w14:paraId="7831A6BB" w14:textId="77777777" w:rsidR="00CE28C1" w:rsidRPr="009A1EF7" w:rsidRDefault="003F0E16" w:rsidP="00A94F3B">
            <w:pPr>
              <w:pStyle w:val="ListParagraph"/>
              <w:numPr>
                <w:ilvl w:val="0"/>
                <w:numId w:val="28"/>
              </w:numPr>
              <w:spacing w:after="200"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lastRenderedPageBreak/>
              <w:t>MDBF binasından d</w:t>
            </w:r>
            <w:r w:rsidR="00B75D0C" w:rsidRPr="009A1EF7">
              <w:rPr>
                <w:rFonts w:asciiTheme="minorHAnsi" w:hAnsiTheme="minorHAnsi" w:cstheme="minorHAnsi"/>
              </w:rPr>
              <w:t xml:space="preserve">ökülmeye müdahalenin ardından yapılacak temizlik işlemine </w:t>
            </w:r>
            <w:r w:rsidR="00E62188" w:rsidRPr="009A1EF7">
              <w:rPr>
                <w:rFonts w:asciiTheme="minorHAnsi" w:hAnsiTheme="minorHAnsi" w:cstheme="minorHAnsi"/>
              </w:rPr>
              <w:t xml:space="preserve">Lab </w:t>
            </w:r>
            <w:r w:rsidRPr="009A1EF7">
              <w:rPr>
                <w:rFonts w:asciiTheme="minorHAnsi" w:hAnsiTheme="minorHAnsi" w:cstheme="minorHAnsi"/>
              </w:rPr>
              <w:t>Güvenlik Sorumlusu eşlik edecektir.</w:t>
            </w:r>
            <w:r w:rsidR="00CE28C1" w:rsidRPr="009A1EF7">
              <w:rPr>
                <w:rFonts w:asciiTheme="minorHAnsi" w:hAnsiTheme="minorHAnsi" w:cstheme="minorHAnsi"/>
              </w:rPr>
              <w:t xml:space="preserve"> </w:t>
            </w:r>
          </w:p>
          <w:p w14:paraId="23D6441A" w14:textId="77777777" w:rsidR="00CE28C1" w:rsidRPr="00EC242C" w:rsidRDefault="00CE28C1" w:rsidP="00A94F3B">
            <w:pPr>
              <w:pStyle w:val="ListParagraph"/>
              <w:numPr>
                <w:ilvl w:val="0"/>
                <w:numId w:val="28"/>
              </w:numPr>
              <w:spacing w:after="200"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EC242C">
              <w:rPr>
                <w:rFonts w:asciiTheme="minorHAnsi" w:hAnsiTheme="minorHAnsi" w:cstheme="minorHAnsi"/>
              </w:rPr>
              <w:t xml:space="preserve">Kötü/zararlı buharların dağılmasına sebep olmamak için havalandırma kapatılmalıdır. İşlemler bittikten sonra havalandırma çalıştırılmadan önce Bina Sorumlusu’na/Otomasyon-Mekanik Hizmetlere danışılmalıdır. Laboratuvar havalandırması ve ofis havalandırması kanalları farklı mahal numarası verilerek Bina Sorumlusu tarafından işlemler yapılmalıdır. </w:t>
            </w:r>
          </w:p>
          <w:p w14:paraId="6DFF7023" w14:textId="77777777" w:rsidR="00A76932" w:rsidRDefault="00545349" w:rsidP="009A1EF7">
            <w:pPr>
              <w:pStyle w:val="Heading3"/>
              <w:ind w:right="209"/>
            </w:pPr>
            <w:bookmarkStart w:id="13" w:name="_Toc34822823"/>
            <w:r w:rsidRPr="009A1EF7">
              <w:t>Porter ekibinin kimyasal ve atık taşıması sırasında meydana gelen kazalar</w:t>
            </w:r>
            <w:bookmarkEnd w:id="13"/>
            <w:r w:rsidR="00797126">
              <w:t>:</w:t>
            </w:r>
          </w:p>
          <w:p w14:paraId="7B7DCE9F" w14:textId="77777777" w:rsidR="00DA7343" w:rsidRPr="00DA7343" w:rsidRDefault="00DA7343" w:rsidP="00DA7343">
            <w:pPr>
              <w:rPr>
                <w:lang w:val="tr-TR"/>
              </w:rPr>
            </w:pPr>
          </w:p>
          <w:p w14:paraId="246C96C9" w14:textId="77777777" w:rsidR="00545349" w:rsidRDefault="00BA138E" w:rsidP="00A94F3B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Bu tür kazalarda / acil durumlarda </w:t>
            </w:r>
            <w:r w:rsidR="00545349" w:rsidRPr="009A1EF7">
              <w:rPr>
                <w:rFonts w:asciiTheme="minorHAnsi" w:hAnsiTheme="minorHAnsi" w:cstheme="minorHAnsi"/>
              </w:rPr>
              <w:t>Temizlik Hizmetleri Sorumlusu olay yerinde bulun</w:t>
            </w:r>
            <w:r w:rsidR="00A76932" w:rsidRPr="009A1EF7">
              <w:rPr>
                <w:rFonts w:asciiTheme="minorHAnsi" w:hAnsiTheme="minorHAnsi" w:cstheme="minorHAnsi"/>
              </w:rPr>
              <w:t xml:space="preserve">ur, sürece </w:t>
            </w:r>
            <w:r w:rsidR="003B0C41" w:rsidRPr="009A1EF7">
              <w:rPr>
                <w:rFonts w:asciiTheme="minorHAnsi" w:hAnsiTheme="minorHAnsi" w:cstheme="minorHAnsi"/>
              </w:rPr>
              <w:t xml:space="preserve">liderlik eder. </w:t>
            </w:r>
            <w:r w:rsidR="00545349" w:rsidRPr="009A1EF7">
              <w:rPr>
                <w:rFonts w:asciiTheme="minorHAnsi" w:hAnsiTheme="minorHAnsi" w:cstheme="minorHAnsi"/>
              </w:rPr>
              <w:t xml:space="preserve"> </w:t>
            </w:r>
          </w:p>
          <w:p w14:paraId="74E15B95" w14:textId="77777777" w:rsidR="00DA7343" w:rsidRPr="009A1EF7" w:rsidRDefault="00DA7343" w:rsidP="00DA7343">
            <w:pPr>
              <w:pStyle w:val="ListParagraph"/>
              <w:ind w:left="1069" w:right="209"/>
              <w:rPr>
                <w:rFonts w:asciiTheme="minorHAnsi" w:hAnsiTheme="minorHAnsi" w:cstheme="minorHAnsi"/>
              </w:rPr>
            </w:pPr>
          </w:p>
          <w:p w14:paraId="048356AC" w14:textId="77777777" w:rsidR="00FC774A" w:rsidRDefault="00CE28C1" w:rsidP="009A1EF7">
            <w:pPr>
              <w:pStyle w:val="Heading3"/>
              <w:ind w:right="209"/>
            </w:pPr>
            <w:bookmarkStart w:id="14" w:name="_Toc34822824"/>
            <w:r w:rsidRPr="009A1EF7">
              <w:t>Haberleşme Merkezine kargo aracılığı ile gelen kimyasallardan kaynaklı sızıntılar:</w:t>
            </w:r>
            <w:bookmarkEnd w:id="14"/>
            <w:r w:rsidRPr="009A1EF7">
              <w:t xml:space="preserve"> </w:t>
            </w:r>
          </w:p>
          <w:p w14:paraId="3DA0BB8F" w14:textId="77777777" w:rsidR="00DA7343" w:rsidRPr="00DA7343" w:rsidRDefault="00DA7343" w:rsidP="00DA7343">
            <w:pPr>
              <w:rPr>
                <w:lang w:val="tr-TR"/>
              </w:rPr>
            </w:pPr>
          </w:p>
          <w:p w14:paraId="5A4823D5" w14:textId="77777777" w:rsidR="00AF466B" w:rsidRDefault="009E12E0" w:rsidP="00A94F3B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Döküntünün kontrol altına alınması ve temizlenmesi konusunda kimyasalın siparişini veren </w:t>
            </w:r>
            <w:r w:rsidR="009A1EF7" w:rsidRPr="009A1EF7">
              <w:rPr>
                <w:rFonts w:asciiTheme="minorHAnsi" w:hAnsiTheme="minorHAnsi" w:cstheme="minorHAnsi"/>
              </w:rPr>
              <w:t>fakülte lab</w:t>
            </w:r>
            <w:r w:rsidRPr="009A1EF7">
              <w:rPr>
                <w:rFonts w:asciiTheme="minorHAnsi" w:hAnsiTheme="minorHAnsi" w:cstheme="minorHAnsi"/>
              </w:rPr>
              <w:t xml:space="preserve">/bölüm sorumlularında malzeme ve rehberlik desteği alınarak müdahale edilecektir. </w:t>
            </w:r>
            <w:bookmarkStart w:id="15" w:name="_Toc228157773"/>
          </w:p>
          <w:p w14:paraId="1C9375C7" w14:textId="77777777" w:rsidR="00DA7343" w:rsidRPr="009A1EF7" w:rsidRDefault="00DA7343" w:rsidP="00DA7343">
            <w:pPr>
              <w:pStyle w:val="ListParagraph"/>
              <w:ind w:left="1069" w:right="209"/>
              <w:rPr>
                <w:rFonts w:asciiTheme="minorHAnsi" w:hAnsiTheme="minorHAnsi" w:cstheme="minorHAnsi"/>
              </w:rPr>
            </w:pPr>
          </w:p>
          <w:p w14:paraId="601A0D23" w14:textId="77777777" w:rsidR="00AF466B" w:rsidRPr="009A1EF7" w:rsidRDefault="00AF466B" w:rsidP="007E72E8">
            <w:pPr>
              <w:pStyle w:val="Heading2"/>
            </w:pPr>
            <w:bookmarkStart w:id="16" w:name="_Toc34822825"/>
            <w:r w:rsidRPr="009A1EF7">
              <w:t>Olay Sonrası</w:t>
            </w:r>
            <w:bookmarkEnd w:id="16"/>
            <w:r w:rsidRPr="009A1EF7">
              <w:t xml:space="preserve"> </w:t>
            </w:r>
            <w:bookmarkEnd w:id="15"/>
            <w:r w:rsidRPr="009A1EF7">
              <w:t xml:space="preserve"> </w:t>
            </w:r>
          </w:p>
          <w:p w14:paraId="6276DA3E" w14:textId="02B5FBE0" w:rsidR="009A1EF7" w:rsidRPr="009A1EF7" w:rsidRDefault="009A1EF7" w:rsidP="008C1F89">
            <w:pPr>
              <w:pStyle w:val="ListParagraph"/>
              <w:numPr>
                <w:ilvl w:val="0"/>
                <w:numId w:val="17"/>
              </w:numPr>
              <w:spacing w:after="200"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Dökülmelere müdahale ve temizlik işlemlerinde kullanılan tüm ekipman ve temizlik malzemeleri </w:t>
            </w:r>
            <w:r w:rsidRPr="009A1EF7">
              <w:rPr>
                <w:rFonts w:asciiTheme="minorHAnsi" w:hAnsiTheme="minorHAnsi" w:cstheme="minorHAnsi"/>
                <w:b/>
                <w:u w:val="single"/>
              </w:rPr>
              <w:t>tehlikeli atık</w:t>
            </w:r>
            <w:r w:rsidRPr="009A1EF7">
              <w:rPr>
                <w:rFonts w:asciiTheme="minorHAnsi" w:hAnsiTheme="minorHAnsi" w:cstheme="minorHAnsi"/>
              </w:rPr>
              <w:t xml:space="preserve"> olarak</w:t>
            </w:r>
            <w:r w:rsidR="00491003">
              <w:rPr>
                <w:rFonts w:asciiTheme="minorHAnsi" w:hAnsiTheme="minorHAnsi" w:cstheme="minorHAnsi"/>
              </w:rPr>
              <w:t xml:space="preserve"> tanımlanır ve</w:t>
            </w:r>
            <w:r w:rsidRPr="009A1EF7">
              <w:rPr>
                <w:rFonts w:asciiTheme="minorHAnsi" w:hAnsiTheme="minorHAnsi" w:cstheme="minorHAnsi"/>
              </w:rPr>
              <w:t xml:space="preserve"> </w:t>
            </w:r>
            <w:r w:rsidR="00275141" w:rsidRPr="007D223A">
              <w:rPr>
                <w:highlight w:val="yellow"/>
              </w:rPr>
              <w:fldChar w:fldCharType="begin"/>
            </w:r>
            <w:r w:rsidR="00275141" w:rsidRPr="007D223A">
              <w:rPr>
                <w:highlight w:val="yellow"/>
              </w:rPr>
              <w:instrText xml:space="preserve"> HYPERLINK "https://mysu.sabanciuniv.edu/surecharitasi/tr/prosedur/atik-yonetimi-proseduru-pots-s220-0101" </w:instrText>
            </w:r>
            <w:r w:rsidR="00275141" w:rsidRPr="007D223A">
              <w:rPr>
                <w:highlight w:val="yellow"/>
              </w:rPr>
              <w:fldChar w:fldCharType="separate"/>
            </w:r>
            <w:del w:id="17" w:author="Karacal,Pelin Nur" w:date="2024-03-07T20:58:00Z">
              <w:r w:rsidRPr="007D223A" w:rsidDel="00275141">
                <w:rPr>
                  <w:rStyle w:val="Hyperlink"/>
                  <w:rFonts w:asciiTheme="minorHAnsi" w:hAnsiTheme="minorHAnsi" w:cstheme="minorHAnsi"/>
                  <w:highlight w:val="yellow"/>
                </w:rPr>
                <w:delText xml:space="preserve">Tehlike </w:delText>
              </w:r>
            </w:del>
            <w:r w:rsidRPr="007D223A">
              <w:rPr>
                <w:rStyle w:val="Hyperlink"/>
                <w:rFonts w:asciiTheme="minorHAnsi" w:hAnsiTheme="minorHAnsi" w:cstheme="minorHAnsi"/>
                <w:highlight w:val="yellow"/>
              </w:rPr>
              <w:t>Atık Yönetimi Prosedürü</w:t>
            </w:r>
            <w:r w:rsidR="00275141" w:rsidRPr="007D223A">
              <w:rPr>
                <w:rStyle w:val="Hyperlink"/>
                <w:rFonts w:asciiTheme="minorHAnsi" w:hAnsiTheme="minorHAnsi" w:cstheme="minorHAnsi"/>
                <w:highlight w:val="yellow"/>
              </w:rPr>
              <w:fldChar w:fldCharType="end"/>
            </w:r>
            <w:ins w:id="18" w:author="Karacal,Pelin Nur" w:date="2024-03-07T20:58:00Z">
              <w:r w:rsidR="00275141">
                <w:rPr>
                  <w:rStyle w:val="Hyperlink"/>
                  <w:rFonts w:asciiTheme="minorHAnsi" w:hAnsiTheme="minorHAnsi" w:cstheme="minorHAnsi"/>
                  <w:highlight w:val="yellow"/>
                </w:rPr>
                <w:t xml:space="preserve"> </w:t>
              </w:r>
              <w:r w:rsidR="00275141" w:rsidRPr="00360849">
                <w:rPr>
                  <w:b/>
                  <w:bCs/>
                  <w:color w:val="212121"/>
                  <w:lang w:eastAsia="en-US"/>
                </w:rPr>
                <w:t>(PPOP-S220-01-01)</w:t>
              </w:r>
              <w:r w:rsidR="00275141" w:rsidRPr="00360849">
                <w:rPr>
                  <w:color w:val="333333"/>
                  <w:lang w:eastAsia="en-US"/>
                </w:rPr>
                <w:t> </w:t>
              </w:r>
            </w:ins>
            <w:bookmarkStart w:id="19" w:name="_GoBack"/>
            <w:bookmarkEnd w:id="19"/>
            <w:r w:rsidRPr="007D223A">
              <w:rPr>
                <w:rStyle w:val="Hyperlink"/>
                <w:rFonts w:asciiTheme="minorHAnsi" w:hAnsiTheme="minorHAnsi" w:cstheme="minorHAnsi"/>
                <w:highlight w:val="yellow"/>
              </w:rPr>
              <w:t>’ne</w:t>
            </w:r>
            <w:r w:rsidRPr="009A1EF7">
              <w:rPr>
                <w:rStyle w:val="Hyperlink"/>
                <w:rFonts w:asciiTheme="minorHAnsi" w:hAnsiTheme="minorHAnsi" w:cstheme="minorHAnsi"/>
              </w:rPr>
              <w:t xml:space="preserve"> </w:t>
            </w:r>
            <w:r w:rsidRPr="009A1EF7">
              <w:rPr>
                <w:rFonts w:asciiTheme="minorHAnsi" w:hAnsiTheme="minorHAnsi" w:cstheme="minorHAnsi"/>
              </w:rPr>
              <w:t xml:space="preserve">uygun </w:t>
            </w:r>
            <w:r w:rsidR="00491003">
              <w:rPr>
                <w:rFonts w:asciiTheme="minorHAnsi" w:hAnsiTheme="minorHAnsi" w:cstheme="minorHAnsi"/>
              </w:rPr>
              <w:t xml:space="preserve">olarak </w:t>
            </w:r>
            <w:r w:rsidRPr="009A1EF7">
              <w:rPr>
                <w:rFonts w:asciiTheme="minorHAnsi" w:hAnsiTheme="minorHAnsi" w:cstheme="minorHAnsi"/>
              </w:rPr>
              <w:t xml:space="preserve">uzaklaştırılır.  </w:t>
            </w:r>
          </w:p>
          <w:p w14:paraId="049F7743" w14:textId="77777777" w:rsidR="00AF466B" w:rsidRPr="009A1EF7" w:rsidRDefault="00AF466B" w:rsidP="008C1F8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Kullanılmış olan döküntü kitlerinin yerine yenilerinin temin edilmesi/satın alma talebi açılması için ilgili kişi/kişilere bilgi verilir.  </w:t>
            </w:r>
          </w:p>
          <w:p w14:paraId="74AEE6AE" w14:textId="77777777" w:rsidR="00AF466B" w:rsidRPr="009A1EF7" w:rsidRDefault="00AF466B" w:rsidP="008C1F8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</w:rPr>
            </w:pPr>
            <w:r w:rsidRPr="009A1EF7">
              <w:rPr>
                <w:rFonts w:asciiTheme="minorHAnsi" w:hAnsiTheme="minorHAnsi" w:cstheme="minorHAnsi"/>
              </w:rPr>
              <w:t xml:space="preserve">Büyük dökülmelerde (2,5 L’den fazla) </w:t>
            </w:r>
            <w:r w:rsidR="005C6F1B">
              <w:rPr>
                <w:rFonts w:asciiTheme="minorHAnsi" w:hAnsiTheme="minorHAnsi" w:cstheme="minorHAnsi"/>
              </w:rPr>
              <w:t>“Olay Araştırma R</w:t>
            </w:r>
            <w:r w:rsidRPr="009A1EF7">
              <w:rPr>
                <w:rFonts w:asciiTheme="minorHAnsi" w:hAnsiTheme="minorHAnsi" w:cstheme="minorHAnsi"/>
              </w:rPr>
              <w:t>aporunun</w:t>
            </w:r>
            <w:r w:rsidR="005C6F1B">
              <w:rPr>
                <w:rFonts w:asciiTheme="minorHAnsi" w:hAnsiTheme="minorHAnsi" w:cstheme="minorHAnsi"/>
              </w:rPr>
              <w:t>”</w:t>
            </w:r>
            <w:r w:rsidRPr="009A1EF7">
              <w:rPr>
                <w:rFonts w:asciiTheme="minorHAnsi" w:hAnsiTheme="minorHAnsi" w:cstheme="minorHAnsi"/>
              </w:rPr>
              <w:t xml:space="preserve"> hazırlanması için İSG Uzmanına dökülme ile ilgili bilgi verilir.  </w:t>
            </w:r>
          </w:p>
          <w:p w14:paraId="74D49AE4" w14:textId="77777777" w:rsidR="00F96621" w:rsidRPr="00F96621" w:rsidRDefault="00AF466B" w:rsidP="008C1F89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209"/>
              <w:jc w:val="both"/>
              <w:rPr>
                <w:rFonts w:asciiTheme="minorHAnsi" w:hAnsiTheme="minorHAnsi" w:cstheme="minorHAnsi"/>
                <w:b/>
              </w:rPr>
            </w:pPr>
            <w:r w:rsidRPr="009A1EF7">
              <w:rPr>
                <w:rFonts w:asciiTheme="minorHAnsi" w:hAnsiTheme="minorHAnsi" w:cstheme="minorHAnsi"/>
              </w:rPr>
              <w:t xml:space="preserve">İSG Uzmanı ve Çevre Danışmanı koordinasyon içinde “Olay Araştırması ve Raporlaması Prosedürü”nü uygular. </w:t>
            </w:r>
            <w:r w:rsidR="00F96621" w:rsidRPr="00F96621">
              <w:rPr>
                <w:rFonts w:asciiTheme="minorHAnsi" w:hAnsiTheme="minorHAnsi" w:cstheme="minorHAnsi"/>
                <w:b/>
              </w:rPr>
              <w:t>İSG Olay Raporlama ve Araştırılması Prosedürü (PPOP-S210-01-03)</w:t>
            </w:r>
          </w:p>
          <w:p w14:paraId="1B471C6F" w14:textId="77777777" w:rsidR="00AF466B" w:rsidRDefault="00AF466B" w:rsidP="00797126">
            <w:pPr>
              <w:pStyle w:val="ListParagraph"/>
              <w:spacing w:line="360" w:lineRule="auto"/>
              <w:ind w:left="1069" w:right="209"/>
              <w:jc w:val="both"/>
              <w:rPr>
                <w:rFonts w:asciiTheme="minorHAnsi" w:hAnsiTheme="minorHAnsi" w:cstheme="minorHAnsi"/>
              </w:rPr>
            </w:pPr>
          </w:p>
          <w:p w14:paraId="121A8EB1" w14:textId="77777777" w:rsidR="000C4E63" w:rsidRDefault="000C4E63" w:rsidP="00797126">
            <w:pPr>
              <w:pStyle w:val="ListParagraph"/>
              <w:spacing w:line="360" w:lineRule="auto"/>
              <w:ind w:left="1069" w:right="209"/>
              <w:jc w:val="both"/>
              <w:rPr>
                <w:rFonts w:asciiTheme="minorHAnsi" w:hAnsiTheme="minorHAnsi" w:cstheme="minorHAnsi"/>
              </w:rPr>
            </w:pPr>
          </w:p>
          <w:p w14:paraId="1FE0D0E7" w14:textId="77777777" w:rsidR="009E12E0" w:rsidRPr="009A1EF7" w:rsidRDefault="009E12E0" w:rsidP="00576BEF">
            <w:pPr>
              <w:pStyle w:val="ListParagraph"/>
              <w:spacing w:after="200" w:line="276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556CF7B" w14:textId="77777777" w:rsidR="00241A6F" w:rsidRDefault="00241A6F">
      <w:pPr>
        <w:rPr>
          <w:rFonts w:asciiTheme="minorHAnsi" w:hAnsiTheme="minorHAnsi" w:cstheme="minorHAnsi"/>
          <w:lang w:val="tr-TR"/>
        </w:rPr>
      </w:pPr>
    </w:p>
    <w:p w14:paraId="5E627587" w14:textId="77777777" w:rsidR="00B34447" w:rsidRDefault="00B34447">
      <w:pPr>
        <w:rPr>
          <w:rFonts w:asciiTheme="minorHAnsi" w:hAnsiTheme="minorHAnsi" w:cstheme="minorHAnsi"/>
          <w:lang w:val="tr-TR"/>
        </w:rPr>
      </w:pPr>
    </w:p>
    <w:p w14:paraId="02439FB4" w14:textId="77777777" w:rsidR="00B34447" w:rsidRDefault="00B34447">
      <w:pPr>
        <w:rPr>
          <w:rFonts w:asciiTheme="minorHAnsi" w:hAnsiTheme="minorHAnsi" w:cstheme="minorHAnsi"/>
          <w:lang w:val="tr-TR"/>
        </w:rPr>
      </w:pPr>
    </w:p>
    <w:p w14:paraId="77525FD4" w14:textId="77777777" w:rsidR="00B34447" w:rsidRPr="009A1EF7" w:rsidRDefault="00B34447">
      <w:pPr>
        <w:rPr>
          <w:rFonts w:asciiTheme="minorHAnsi" w:hAnsiTheme="minorHAnsi" w:cstheme="minorHAnsi"/>
          <w:lang w:val="tr-TR"/>
        </w:rPr>
      </w:pPr>
      <w:r>
        <w:rPr>
          <w:rFonts w:asciiTheme="minorHAnsi" w:hAnsiTheme="minorHAnsi" w:cstheme="minorHAnsi"/>
          <w:lang w:val="tr-TR"/>
        </w:rPr>
        <w:t xml:space="preserve">                                                                       </w:t>
      </w:r>
    </w:p>
    <w:sectPr w:rsidR="00B34447" w:rsidRPr="009A1EF7" w:rsidSect="008D6CBC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7F3B1F" w14:textId="77777777" w:rsidR="00AC0EF1" w:rsidRDefault="00AC0EF1">
      <w:r>
        <w:separator/>
      </w:r>
    </w:p>
  </w:endnote>
  <w:endnote w:type="continuationSeparator" w:id="0">
    <w:p w14:paraId="125EDF4C" w14:textId="77777777" w:rsidR="00AC0EF1" w:rsidRDefault="00AC0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05D88D" w14:textId="77777777" w:rsidR="00AC0EF1" w:rsidRDefault="00AC0EF1">
      <w:r>
        <w:separator/>
      </w:r>
    </w:p>
  </w:footnote>
  <w:footnote w:type="continuationSeparator" w:id="0">
    <w:p w14:paraId="73613FD5" w14:textId="77777777" w:rsidR="00AC0EF1" w:rsidRDefault="00AC0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1A36F" w14:textId="77777777" w:rsidR="00CD64D0" w:rsidRPr="004F36DD" w:rsidRDefault="00CD64D0">
    <w:pPr>
      <w:pStyle w:val="Header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</w:t>
    </w:r>
    <w:r w:rsidR="00983ECE">
      <w:rPr>
        <w:sz w:val="20"/>
        <w:szCs w:val="20"/>
      </w:rPr>
      <w:t>FPOP-S22</w:t>
    </w:r>
    <w:r w:rsidRPr="004F36DD">
      <w:rPr>
        <w:sz w:val="20"/>
        <w:szCs w:val="20"/>
      </w:rPr>
      <w:t>0-01</w:t>
    </w:r>
    <w:r w:rsidR="001178D9">
      <w:rPr>
        <w:sz w:val="20"/>
        <w:szCs w:val="20"/>
      </w:rPr>
      <w:t>-</w:t>
    </w:r>
    <w:r w:rsidRPr="004F36DD">
      <w:rPr>
        <w:sz w:val="20"/>
        <w:szCs w:val="20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466AE"/>
    <w:multiLevelType w:val="hybridMultilevel"/>
    <w:tmpl w:val="D0722D08"/>
    <w:lvl w:ilvl="0" w:tplc="F66C54FC">
      <w:start w:val="1"/>
      <w:numFmt w:val="lowerLetter"/>
      <w:lvlText w:val="(%1)"/>
      <w:lvlJc w:val="left"/>
      <w:pPr>
        <w:ind w:left="1222" w:hanging="360"/>
      </w:pPr>
      <w:rPr>
        <w:rFonts w:asciiTheme="minorHAnsi" w:eastAsia="Times New Roman" w:hAnsiTheme="minorHAnsi" w:cstheme="minorHAnsi"/>
      </w:rPr>
    </w:lvl>
    <w:lvl w:ilvl="1" w:tplc="041F0019" w:tentative="1">
      <w:start w:val="1"/>
      <w:numFmt w:val="lowerLetter"/>
      <w:lvlText w:val="%2."/>
      <w:lvlJc w:val="left"/>
      <w:pPr>
        <w:ind w:left="1942" w:hanging="360"/>
      </w:pPr>
    </w:lvl>
    <w:lvl w:ilvl="2" w:tplc="041F001B" w:tentative="1">
      <w:start w:val="1"/>
      <w:numFmt w:val="lowerRoman"/>
      <w:lvlText w:val="%3."/>
      <w:lvlJc w:val="right"/>
      <w:pPr>
        <w:ind w:left="2662" w:hanging="180"/>
      </w:pPr>
    </w:lvl>
    <w:lvl w:ilvl="3" w:tplc="041F000F" w:tentative="1">
      <w:start w:val="1"/>
      <w:numFmt w:val="decimal"/>
      <w:lvlText w:val="%4."/>
      <w:lvlJc w:val="left"/>
      <w:pPr>
        <w:ind w:left="3382" w:hanging="360"/>
      </w:pPr>
    </w:lvl>
    <w:lvl w:ilvl="4" w:tplc="041F0019" w:tentative="1">
      <w:start w:val="1"/>
      <w:numFmt w:val="lowerLetter"/>
      <w:lvlText w:val="%5."/>
      <w:lvlJc w:val="left"/>
      <w:pPr>
        <w:ind w:left="4102" w:hanging="360"/>
      </w:pPr>
    </w:lvl>
    <w:lvl w:ilvl="5" w:tplc="041F001B" w:tentative="1">
      <w:start w:val="1"/>
      <w:numFmt w:val="lowerRoman"/>
      <w:lvlText w:val="%6."/>
      <w:lvlJc w:val="right"/>
      <w:pPr>
        <w:ind w:left="4822" w:hanging="180"/>
      </w:pPr>
    </w:lvl>
    <w:lvl w:ilvl="6" w:tplc="041F000F" w:tentative="1">
      <w:start w:val="1"/>
      <w:numFmt w:val="decimal"/>
      <w:lvlText w:val="%7."/>
      <w:lvlJc w:val="left"/>
      <w:pPr>
        <w:ind w:left="5542" w:hanging="360"/>
      </w:pPr>
    </w:lvl>
    <w:lvl w:ilvl="7" w:tplc="041F0019" w:tentative="1">
      <w:start w:val="1"/>
      <w:numFmt w:val="lowerLetter"/>
      <w:lvlText w:val="%8."/>
      <w:lvlJc w:val="left"/>
      <w:pPr>
        <w:ind w:left="6262" w:hanging="360"/>
      </w:pPr>
    </w:lvl>
    <w:lvl w:ilvl="8" w:tplc="041F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70A3A84"/>
    <w:multiLevelType w:val="hybridMultilevel"/>
    <w:tmpl w:val="1C821664"/>
    <w:lvl w:ilvl="0" w:tplc="BD1EE23C">
      <w:start w:val="3"/>
      <w:numFmt w:val="bullet"/>
      <w:lvlText w:val="-"/>
      <w:lvlJc w:val="left"/>
      <w:pPr>
        <w:ind w:left="1495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97861B7"/>
    <w:multiLevelType w:val="hybridMultilevel"/>
    <w:tmpl w:val="E9527B40"/>
    <w:lvl w:ilvl="0" w:tplc="CC22F0D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D5683"/>
    <w:multiLevelType w:val="hybridMultilevel"/>
    <w:tmpl w:val="6F28B570"/>
    <w:lvl w:ilvl="0" w:tplc="0AD299D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9847C5"/>
    <w:multiLevelType w:val="hybridMultilevel"/>
    <w:tmpl w:val="89A4DBC0"/>
    <w:lvl w:ilvl="0" w:tplc="6CCC6A18">
      <w:start w:val="3"/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C3C63D9"/>
    <w:multiLevelType w:val="hybridMultilevel"/>
    <w:tmpl w:val="03EA6F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01A91"/>
    <w:multiLevelType w:val="hybridMultilevel"/>
    <w:tmpl w:val="675CAE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66B66"/>
    <w:multiLevelType w:val="hybridMultilevel"/>
    <w:tmpl w:val="13AC2228"/>
    <w:lvl w:ilvl="0" w:tplc="37F05F3C">
      <w:numFmt w:val="bullet"/>
      <w:lvlText w:val="-"/>
      <w:lvlJc w:val="left"/>
      <w:pPr>
        <w:ind w:left="1212" w:hanging="786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1E7F346A"/>
    <w:multiLevelType w:val="hybridMultilevel"/>
    <w:tmpl w:val="16E8144A"/>
    <w:lvl w:ilvl="0" w:tplc="7504C014"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3E661A2"/>
    <w:multiLevelType w:val="hybridMultilevel"/>
    <w:tmpl w:val="A488A824"/>
    <w:lvl w:ilvl="0" w:tplc="2D8CA3D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6FB3038"/>
    <w:multiLevelType w:val="hybridMultilevel"/>
    <w:tmpl w:val="53846B00"/>
    <w:lvl w:ilvl="0" w:tplc="7504C014"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2D055D16"/>
    <w:multiLevelType w:val="hybridMultilevel"/>
    <w:tmpl w:val="A5CE3CEE"/>
    <w:lvl w:ilvl="0" w:tplc="041F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20F142D"/>
    <w:multiLevelType w:val="multilevel"/>
    <w:tmpl w:val="C47C7B4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B5F6B52"/>
    <w:multiLevelType w:val="hybridMultilevel"/>
    <w:tmpl w:val="33EC7516"/>
    <w:lvl w:ilvl="0" w:tplc="03AC4FE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312E1"/>
    <w:multiLevelType w:val="hybridMultilevel"/>
    <w:tmpl w:val="65A03C58"/>
    <w:lvl w:ilvl="0" w:tplc="E44CFC9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B10EE6"/>
    <w:multiLevelType w:val="hybridMultilevel"/>
    <w:tmpl w:val="57EA47AA"/>
    <w:lvl w:ilvl="0" w:tplc="B8760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3621BB"/>
    <w:multiLevelType w:val="multilevel"/>
    <w:tmpl w:val="9420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191716C"/>
    <w:multiLevelType w:val="hybridMultilevel"/>
    <w:tmpl w:val="5C6293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C37280"/>
    <w:multiLevelType w:val="hybridMultilevel"/>
    <w:tmpl w:val="072EABBE"/>
    <w:lvl w:ilvl="0" w:tplc="D7849E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5A2489"/>
    <w:multiLevelType w:val="hybridMultilevel"/>
    <w:tmpl w:val="AD5AF6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C4F121D"/>
    <w:multiLevelType w:val="hybridMultilevel"/>
    <w:tmpl w:val="1D189ED0"/>
    <w:lvl w:ilvl="0" w:tplc="457654C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C1C32"/>
    <w:multiLevelType w:val="hybridMultilevel"/>
    <w:tmpl w:val="A4DCFA04"/>
    <w:lvl w:ilvl="0" w:tplc="6CCC6A18">
      <w:start w:val="3"/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6541AB"/>
    <w:multiLevelType w:val="hybridMultilevel"/>
    <w:tmpl w:val="05364324"/>
    <w:lvl w:ilvl="0" w:tplc="6CCC6A18">
      <w:start w:val="3"/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87FF4"/>
    <w:multiLevelType w:val="hybridMultilevel"/>
    <w:tmpl w:val="12360262"/>
    <w:lvl w:ilvl="0" w:tplc="041F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679042E6"/>
    <w:multiLevelType w:val="hybridMultilevel"/>
    <w:tmpl w:val="37F4037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701728"/>
    <w:multiLevelType w:val="hybridMultilevel"/>
    <w:tmpl w:val="27741062"/>
    <w:lvl w:ilvl="0" w:tplc="8134239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AF33D6D"/>
    <w:multiLevelType w:val="hybridMultilevel"/>
    <w:tmpl w:val="BF082B9A"/>
    <w:lvl w:ilvl="0" w:tplc="BD1EE23C">
      <w:start w:val="3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B1F5197"/>
    <w:multiLevelType w:val="hybridMultilevel"/>
    <w:tmpl w:val="8C74C196"/>
    <w:lvl w:ilvl="0" w:tplc="041F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8" w15:restartNumberingAfterBreak="0">
    <w:nsid w:val="6F7A7D53"/>
    <w:multiLevelType w:val="hybridMultilevel"/>
    <w:tmpl w:val="AD262794"/>
    <w:lvl w:ilvl="0" w:tplc="BE10F3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EE5E33"/>
    <w:multiLevelType w:val="hybridMultilevel"/>
    <w:tmpl w:val="EB7E0136"/>
    <w:lvl w:ilvl="0" w:tplc="584E34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7BF1A10"/>
    <w:multiLevelType w:val="hybridMultilevel"/>
    <w:tmpl w:val="0F78ADA6"/>
    <w:lvl w:ilvl="0" w:tplc="2D8CA3D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7AF27A45"/>
    <w:multiLevelType w:val="hybridMultilevel"/>
    <w:tmpl w:val="078E1006"/>
    <w:lvl w:ilvl="0" w:tplc="457654C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967358"/>
    <w:multiLevelType w:val="hybridMultilevel"/>
    <w:tmpl w:val="A4C6D184"/>
    <w:lvl w:ilvl="0" w:tplc="041F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2"/>
  </w:num>
  <w:num w:numId="4">
    <w:abstractNumId w:val="3"/>
  </w:num>
  <w:num w:numId="5">
    <w:abstractNumId w:val="16"/>
  </w:num>
  <w:num w:numId="6">
    <w:abstractNumId w:val="5"/>
  </w:num>
  <w:num w:numId="7">
    <w:abstractNumId w:val="29"/>
  </w:num>
  <w:num w:numId="8">
    <w:abstractNumId w:val="14"/>
  </w:num>
  <w:num w:numId="9">
    <w:abstractNumId w:val="32"/>
  </w:num>
  <w:num w:numId="10">
    <w:abstractNumId w:val="27"/>
  </w:num>
  <w:num w:numId="11">
    <w:abstractNumId w:val="11"/>
  </w:num>
  <w:num w:numId="12">
    <w:abstractNumId w:val="26"/>
  </w:num>
  <w:num w:numId="13">
    <w:abstractNumId w:val="1"/>
  </w:num>
  <w:num w:numId="14">
    <w:abstractNumId w:val="7"/>
  </w:num>
  <w:num w:numId="15">
    <w:abstractNumId w:val="13"/>
  </w:num>
  <w:num w:numId="16">
    <w:abstractNumId w:val="4"/>
  </w:num>
  <w:num w:numId="17">
    <w:abstractNumId w:val="22"/>
  </w:num>
  <w:num w:numId="18">
    <w:abstractNumId w:val="19"/>
  </w:num>
  <w:num w:numId="19">
    <w:abstractNumId w:val="21"/>
  </w:num>
  <w:num w:numId="20">
    <w:abstractNumId w:val="15"/>
  </w:num>
  <w:num w:numId="21">
    <w:abstractNumId w:val="20"/>
  </w:num>
  <w:num w:numId="22">
    <w:abstractNumId w:val="31"/>
  </w:num>
  <w:num w:numId="23">
    <w:abstractNumId w:val="30"/>
  </w:num>
  <w:num w:numId="24">
    <w:abstractNumId w:val="9"/>
  </w:num>
  <w:num w:numId="25">
    <w:abstractNumId w:val="10"/>
  </w:num>
  <w:num w:numId="26">
    <w:abstractNumId w:val="0"/>
  </w:num>
  <w:num w:numId="27">
    <w:abstractNumId w:val="8"/>
  </w:num>
  <w:num w:numId="28">
    <w:abstractNumId w:val="25"/>
  </w:num>
  <w:num w:numId="29">
    <w:abstractNumId w:val="12"/>
  </w:num>
  <w:num w:numId="30">
    <w:abstractNumId w:val="28"/>
  </w:num>
  <w:num w:numId="31">
    <w:abstractNumId w:val="24"/>
  </w:num>
  <w:num w:numId="32">
    <w:abstractNumId w:val="18"/>
  </w:num>
  <w:num w:numId="33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aracal,Pelin Nur">
    <w15:presenceInfo w15:providerId="AD" w15:userId="S-1-5-21-3245692487-1255028448-3332682822-473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DC"/>
    <w:rsid w:val="00005ADC"/>
    <w:rsid w:val="00052492"/>
    <w:rsid w:val="00084535"/>
    <w:rsid w:val="00091F67"/>
    <w:rsid w:val="000C4E63"/>
    <w:rsid w:val="000C56AB"/>
    <w:rsid w:val="000E1224"/>
    <w:rsid w:val="000E7967"/>
    <w:rsid w:val="000F1CDA"/>
    <w:rsid w:val="0010087F"/>
    <w:rsid w:val="00103807"/>
    <w:rsid w:val="001178D9"/>
    <w:rsid w:val="00126F54"/>
    <w:rsid w:val="001610F9"/>
    <w:rsid w:val="001703A5"/>
    <w:rsid w:val="00173F83"/>
    <w:rsid w:val="00180D9B"/>
    <w:rsid w:val="001848EF"/>
    <w:rsid w:val="00190F07"/>
    <w:rsid w:val="001B1EEE"/>
    <w:rsid w:val="001B6EA8"/>
    <w:rsid w:val="001C1F5E"/>
    <w:rsid w:val="001E4B8D"/>
    <w:rsid w:val="00241A6F"/>
    <w:rsid w:val="002443E0"/>
    <w:rsid w:val="00274ACD"/>
    <w:rsid w:val="00275141"/>
    <w:rsid w:val="00275BC9"/>
    <w:rsid w:val="00275D8C"/>
    <w:rsid w:val="0028131B"/>
    <w:rsid w:val="002918F2"/>
    <w:rsid w:val="00296D29"/>
    <w:rsid w:val="002A11A2"/>
    <w:rsid w:val="002A64C1"/>
    <w:rsid w:val="002E7298"/>
    <w:rsid w:val="00307DB4"/>
    <w:rsid w:val="00363545"/>
    <w:rsid w:val="003A2626"/>
    <w:rsid w:val="003B0C41"/>
    <w:rsid w:val="003B0C64"/>
    <w:rsid w:val="003B1D7D"/>
    <w:rsid w:val="003B34C7"/>
    <w:rsid w:val="003D78BB"/>
    <w:rsid w:val="003F0E16"/>
    <w:rsid w:val="003F6694"/>
    <w:rsid w:val="003F6C50"/>
    <w:rsid w:val="00407FC1"/>
    <w:rsid w:val="00442C3B"/>
    <w:rsid w:val="004477E0"/>
    <w:rsid w:val="00453A23"/>
    <w:rsid w:val="004752C1"/>
    <w:rsid w:val="00491003"/>
    <w:rsid w:val="004928D2"/>
    <w:rsid w:val="00493A4D"/>
    <w:rsid w:val="004A2F3B"/>
    <w:rsid w:val="004B4C84"/>
    <w:rsid w:val="004B5F55"/>
    <w:rsid w:val="004C4B72"/>
    <w:rsid w:val="004F2418"/>
    <w:rsid w:val="004F36DD"/>
    <w:rsid w:val="004F4CF0"/>
    <w:rsid w:val="005157F1"/>
    <w:rsid w:val="00545349"/>
    <w:rsid w:val="005519D9"/>
    <w:rsid w:val="00562611"/>
    <w:rsid w:val="005635B8"/>
    <w:rsid w:val="00571BF5"/>
    <w:rsid w:val="00576BEF"/>
    <w:rsid w:val="005C2F62"/>
    <w:rsid w:val="005C6F1B"/>
    <w:rsid w:val="005F3C5F"/>
    <w:rsid w:val="00614FB6"/>
    <w:rsid w:val="006176FD"/>
    <w:rsid w:val="00636234"/>
    <w:rsid w:val="00636468"/>
    <w:rsid w:val="00644D03"/>
    <w:rsid w:val="00653054"/>
    <w:rsid w:val="00656951"/>
    <w:rsid w:val="00687028"/>
    <w:rsid w:val="006B4961"/>
    <w:rsid w:val="006D3E11"/>
    <w:rsid w:val="006E6B39"/>
    <w:rsid w:val="006F1BA6"/>
    <w:rsid w:val="006F2AD2"/>
    <w:rsid w:val="006F560A"/>
    <w:rsid w:val="00702F96"/>
    <w:rsid w:val="0072263B"/>
    <w:rsid w:val="00734B88"/>
    <w:rsid w:val="007359E4"/>
    <w:rsid w:val="00744D88"/>
    <w:rsid w:val="00753C3C"/>
    <w:rsid w:val="00770B2D"/>
    <w:rsid w:val="00774295"/>
    <w:rsid w:val="007775DC"/>
    <w:rsid w:val="00786D99"/>
    <w:rsid w:val="00786E47"/>
    <w:rsid w:val="00797126"/>
    <w:rsid w:val="007D223A"/>
    <w:rsid w:val="007D2E42"/>
    <w:rsid w:val="007E72E8"/>
    <w:rsid w:val="008003AA"/>
    <w:rsid w:val="00810895"/>
    <w:rsid w:val="00811CB1"/>
    <w:rsid w:val="00816347"/>
    <w:rsid w:val="00832CFE"/>
    <w:rsid w:val="00844880"/>
    <w:rsid w:val="00850C58"/>
    <w:rsid w:val="00873795"/>
    <w:rsid w:val="00882A62"/>
    <w:rsid w:val="008A321A"/>
    <w:rsid w:val="008B35A6"/>
    <w:rsid w:val="008B3A42"/>
    <w:rsid w:val="008C0C26"/>
    <w:rsid w:val="008C1F89"/>
    <w:rsid w:val="008C678F"/>
    <w:rsid w:val="008D6CBC"/>
    <w:rsid w:val="008F446E"/>
    <w:rsid w:val="0090790C"/>
    <w:rsid w:val="00966D78"/>
    <w:rsid w:val="00983ECE"/>
    <w:rsid w:val="009A1EF7"/>
    <w:rsid w:val="009A3A98"/>
    <w:rsid w:val="009B5760"/>
    <w:rsid w:val="009C7247"/>
    <w:rsid w:val="009E12E0"/>
    <w:rsid w:val="009F7C27"/>
    <w:rsid w:val="00A01179"/>
    <w:rsid w:val="00A13C84"/>
    <w:rsid w:val="00A40ECB"/>
    <w:rsid w:val="00A6484D"/>
    <w:rsid w:val="00A76932"/>
    <w:rsid w:val="00A86769"/>
    <w:rsid w:val="00A87615"/>
    <w:rsid w:val="00A94F3B"/>
    <w:rsid w:val="00AB2FDB"/>
    <w:rsid w:val="00AC0EF1"/>
    <w:rsid w:val="00AF466B"/>
    <w:rsid w:val="00B1523E"/>
    <w:rsid w:val="00B16AC2"/>
    <w:rsid w:val="00B20BC2"/>
    <w:rsid w:val="00B34447"/>
    <w:rsid w:val="00B4167E"/>
    <w:rsid w:val="00B5148B"/>
    <w:rsid w:val="00B575E7"/>
    <w:rsid w:val="00B66B1D"/>
    <w:rsid w:val="00B75D0C"/>
    <w:rsid w:val="00B84881"/>
    <w:rsid w:val="00B93BFB"/>
    <w:rsid w:val="00BA138E"/>
    <w:rsid w:val="00BB0586"/>
    <w:rsid w:val="00BC169B"/>
    <w:rsid w:val="00BE3075"/>
    <w:rsid w:val="00C00C71"/>
    <w:rsid w:val="00C12530"/>
    <w:rsid w:val="00C168C6"/>
    <w:rsid w:val="00C32FCD"/>
    <w:rsid w:val="00C84352"/>
    <w:rsid w:val="00C9631D"/>
    <w:rsid w:val="00C9794D"/>
    <w:rsid w:val="00CA05DA"/>
    <w:rsid w:val="00CA0BE3"/>
    <w:rsid w:val="00CA4B1D"/>
    <w:rsid w:val="00CB5744"/>
    <w:rsid w:val="00CD64D0"/>
    <w:rsid w:val="00CE28C1"/>
    <w:rsid w:val="00CE387D"/>
    <w:rsid w:val="00CF6C56"/>
    <w:rsid w:val="00D01BA7"/>
    <w:rsid w:val="00D21D02"/>
    <w:rsid w:val="00D917A9"/>
    <w:rsid w:val="00DA6426"/>
    <w:rsid w:val="00DA7343"/>
    <w:rsid w:val="00DC13FE"/>
    <w:rsid w:val="00DC6D51"/>
    <w:rsid w:val="00E10A59"/>
    <w:rsid w:val="00E110BE"/>
    <w:rsid w:val="00E42608"/>
    <w:rsid w:val="00E62188"/>
    <w:rsid w:val="00E934D1"/>
    <w:rsid w:val="00EC242C"/>
    <w:rsid w:val="00ED398E"/>
    <w:rsid w:val="00F206A7"/>
    <w:rsid w:val="00F25B3A"/>
    <w:rsid w:val="00F429CB"/>
    <w:rsid w:val="00F62938"/>
    <w:rsid w:val="00F96621"/>
    <w:rsid w:val="00FC774A"/>
    <w:rsid w:val="00FF14C6"/>
    <w:rsid w:val="00FF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5EA2A55F"/>
  <w15:docId w15:val="{64B997A7-66EE-4227-89F2-4D6E44AC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6468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BA138E"/>
    <w:pPr>
      <w:keepNext/>
      <w:numPr>
        <w:numId w:val="29"/>
      </w:numPr>
      <w:suppressAutoHyphens w:val="0"/>
      <w:outlineLvl w:val="0"/>
    </w:pPr>
    <w:rPr>
      <w:rFonts w:asciiTheme="minorHAnsi" w:hAnsiTheme="minorHAnsi" w:cstheme="minorHAnsi"/>
      <w:color w:val="4F81BD" w:themeColor="accent1"/>
      <w:sz w:val="32"/>
      <w:lang w:val="tr-TR" w:eastAsia="tr-T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2E8"/>
    <w:pPr>
      <w:keepNext/>
      <w:keepLines/>
      <w:numPr>
        <w:ilvl w:val="1"/>
        <w:numId w:val="29"/>
      </w:numPr>
      <w:spacing w:before="40" w:after="2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tr-T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38E"/>
    <w:pPr>
      <w:keepNext/>
      <w:keepLines/>
      <w:numPr>
        <w:ilvl w:val="2"/>
        <w:numId w:val="29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val="tr-T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13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2E7298"/>
    <w:rPr>
      <w:rFonts w:ascii="Symbol" w:hAnsi="Symbol"/>
      <w:sz w:val="20"/>
    </w:rPr>
  </w:style>
  <w:style w:type="character" w:customStyle="1" w:styleId="WW8Num1z1">
    <w:name w:val="WW8Num1z1"/>
    <w:rsid w:val="002E7298"/>
    <w:rPr>
      <w:rFonts w:ascii="Courier New" w:hAnsi="Courier New"/>
      <w:sz w:val="20"/>
    </w:rPr>
  </w:style>
  <w:style w:type="character" w:customStyle="1" w:styleId="WW8Num1z2">
    <w:name w:val="WW8Num1z2"/>
    <w:rsid w:val="002E7298"/>
    <w:rPr>
      <w:rFonts w:ascii="Wingdings" w:hAnsi="Wingdings"/>
      <w:sz w:val="20"/>
    </w:rPr>
  </w:style>
  <w:style w:type="character" w:customStyle="1" w:styleId="apple-converted-space">
    <w:name w:val="apple-converted-space"/>
    <w:basedOn w:val="DefaultParagraphFont"/>
    <w:rsid w:val="002E7298"/>
  </w:style>
  <w:style w:type="character" w:styleId="Hyperlink">
    <w:name w:val="Hyperlink"/>
    <w:uiPriority w:val="99"/>
    <w:rsid w:val="002E7298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2E729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2E7298"/>
    <w:pPr>
      <w:spacing w:after="120"/>
    </w:pPr>
  </w:style>
  <w:style w:type="paragraph" w:styleId="List">
    <w:name w:val="List"/>
    <w:basedOn w:val="BodyText"/>
    <w:rsid w:val="002E7298"/>
    <w:rPr>
      <w:rFonts w:cs="Tahoma"/>
    </w:rPr>
  </w:style>
  <w:style w:type="paragraph" w:styleId="Caption">
    <w:name w:val="caption"/>
    <w:basedOn w:val="Normal"/>
    <w:qFormat/>
    <w:rsid w:val="002E7298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2E7298"/>
    <w:pPr>
      <w:suppressLineNumbers/>
    </w:pPr>
    <w:rPr>
      <w:rFonts w:cs="Tahoma"/>
    </w:rPr>
  </w:style>
  <w:style w:type="paragraph" w:styleId="NormalWeb">
    <w:name w:val="Normal (Web)"/>
    <w:basedOn w:val="Normal"/>
    <w:rsid w:val="002E7298"/>
    <w:pPr>
      <w:spacing w:before="280" w:after="280"/>
    </w:pPr>
  </w:style>
  <w:style w:type="paragraph" w:styleId="Header">
    <w:name w:val="header"/>
    <w:basedOn w:val="Normal"/>
    <w:rsid w:val="002E7298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2E7298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rsid w:val="002E7298"/>
    <w:pPr>
      <w:suppressLineNumbers/>
    </w:pPr>
  </w:style>
  <w:style w:type="paragraph" w:customStyle="1" w:styleId="TableHeading">
    <w:name w:val="Table Heading"/>
    <w:basedOn w:val="TableContents"/>
    <w:rsid w:val="002E7298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571BF5"/>
    <w:pPr>
      <w:suppressAutoHyphens w:val="0"/>
      <w:ind w:left="720"/>
      <w:contextualSpacing/>
    </w:pPr>
    <w:rPr>
      <w:lang w:val="tr-TR"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E11"/>
    <w:rPr>
      <w:rFonts w:ascii="Tahoma" w:hAnsi="Tahoma" w:cs="Tahoma"/>
      <w:sz w:val="16"/>
      <w:szCs w:val="16"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7379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BA138E"/>
    <w:rPr>
      <w:rFonts w:asciiTheme="minorHAnsi" w:hAnsiTheme="minorHAnsi" w:cstheme="minorHAnsi"/>
      <w:color w:val="4F81BD" w:themeColor="accent1"/>
      <w:sz w:val="32"/>
      <w:szCs w:val="24"/>
    </w:rPr>
  </w:style>
  <w:style w:type="table" w:styleId="TableGrid">
    <w:name w:val="Table Grid"/>
    <w:basedOn w:val="TableNormal"/>
    <w:uiPriority w:val="59"/>
    <w:rsid w:val="008D6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20BC2"/>
    <w:rPr>
      <w:sz w:val="24"/>
      <w:szCs w:val="24"/>
      <w:lang w:val="en-US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157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57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57F1"/>
    <w:rPr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57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57F1"/>
    <w:rPr>
      <w:b/>
      <w:bCs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7E72E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BA13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styleId="Index2">
    <w:name w:val="index 2"/>
    <w:basedOn w:val="Normal"/>
    <w:next w:val="Normal"/>
    <w:autoRedefine/>
    <w:uiPriority w:val="99"/>
    <w:unhideWhenUsed/>
    <w:rsid w:val="00636468"/>
    <w:pPr>
      <w:ind w:left="480" w:hanging="240"/>
    </w:pPr>
  </w:style>
  <w:style w:type="character" w:customStyle="1" w:styleId="Heading4Char">
    <w:name w:val="Heading 4 Char"/>
    <w:basedOn w:val="DefaultParagraphFont"/>
    <w:link w:val="Heading4"/>
    <w:uiPriority w:val="9"/>
    <w:rsid w:val="00BA138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F466B"/>
    <w:pPr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F4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466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F466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url=https://www.amazon.com/Chemical-Sorbent-Folded-C-SKFL31-Yellow/dp/B0723DKFDK&amp;psig=AOvVaw1Xz4y8kKN_TAsNyDgT1FEB&amp;ust=1584001860443000&amp;source=images&amp;cd=vfe&amp;ved=0CAIQjRxqFwoTCMj62ICBkugCFQAAAAAdAAAAABAP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67556-A310-49EE-8D1A-3A50140E3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1611</Words>
  <Characters>9183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Procedure Title</vt:lpstr>
      <vt:lpstr>Procedure Title</vt:lpstr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Title</dc:title>
  <dc:creator>Arzu Bolgul</dc:creator>
  <cp:lastModifiedBy>Karacal,Pelin Nur</cp:lastModifiedBy>
  <cp:revision>35</cp:revision>
  <cp:lastPrinted>1899-12-31T22:00:00Z</cp:lastPrinted>
  <dcterms:created xsi:type="dcterms:W3CDTF">2020-08-20T11:23:00Z</dcterms:created>
  <dcterms:modified xsi:type="dcterms:W3CDTF">2024-03-07T17:58:00Z</dcterms:modified>
</cp:coreProperties>
</file>